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Inter" w:cs="Inter" w:eastAsia="Inter" w:hAnsi="Inter"/>
          <w:sz w:val="72"/>
          <w:szCs w:val="72"/>
        </w:rPr>
      </w:pPr>
      <w:bookmarkStart w:colFirst="0" w:colLast="0" w:name="_31hs83esbgn9" w:id="0"/>
      <w:bookmarkEnd w:id="0"/>
      <w:r w:rsidDel="00000000" w:rsidR="00000000" w:rsidRPr="00000000">
        <w:rPr>
          <w:rFonts w:ascii="Inter" w:cs="Inter" w:eastAsia="Inter" w:hAnsi="Inter"/>
          <w:sz w:val="72"/>
          <w:szCs w:val="72"/>
          <w:rtl w:val="0"/>
        </w:rPr>
        <w:t xml:space="preserve">GTC Design Playbook</w:t>
      </w:r>
    </w:p>
    <w:p w:rsidR="00000000" w:rsidDel="00000000" w:rsidP="00000000" w:rsidRDefault="00000000" w:rsidRPr="00000000" w14:paraId="00000002">
      <w:pPr>
        <w:rPr>
          <w:rFonts w:ascii="Inter" w:cs="Inter" w:eastAsia="Inter" w:hAnsi="Inter"/>
        </w:rPr>
      </w:pPr>
      <w:r w:rsidDel="00000000" w:rsidR="00000000" w:rsidRPr="00000000">
        <w:rPr>
          <w:rFonts w:ascii="Inter" w:cs="Inter" w:eastAsia="Inter" w:hAnsi="Inter"/>
          <w:b w:val="1"/>
          <w:bCs w:val="1"/>
          <w:rtl w:val="0"/>
        </w:rPr>
        <w:t xml:space="preserve">GovTech Consulting Team · Working Draft · v0.6 · June 2026</w:t>
      </w:r>
      <w:r w:rsidDel="00000000" w:rsidR="00000000" w:rsidRPr="00000000">
        <w:rPr>
          <w:rtl w:val="0"/>
        </w:rPr>
      </w:r>
    </w:p>
    <w:p w:rsidR="00000000" w:rsidDel="00000000" w:rsidP="00000000" w:rsidRDefault="00000000" w:rsidRPr="00000000" w14:paraId="00000003">
      <w:pPr>
        <w:rPr>
          <w:rFonts w:ascii="Inter" w:cs="Inter" w:eastAsia="Inter" w:hAnsi="Inter"/>
        </w:rPr>
      </w:pPr>
      <w:r w:rsidDel="00000000" w:rsidR="00000000" w:rsidRPr="00000000">
        <w:rPr>
          <w:rtl w:val="0"/>
        </w:rPr>
      </w:r>
    </w:p>
    <w:p w:rsidR="00000000" w:rsidDel="00000000" w:rsidP="00000000" w:rsidRDefault="00000000" w:rsidRPr="00000000" w14:paraId="00000004">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rFonts w:ascii="Inter" w:cs="Inter" w:eastAsia="Inter" w:hAnsi="Inter"/>
          <w:sz w:val="40"/>
          <w:szCs w:val="40"/>
        </w:rPr>
      </w:pPr>
      <w:bookmarkStart w:colFirst="0" w:colLast="0" w:name="_pqnrn6pn5pjs" w:id="1"/>
      <w:bookmarkEnd w:id="1"/>
      <w:commentRangeStart w:id="0"/>
      <w:r w:rsidDel="00000000" w:rsidR="00000000" w:rsidRPr="00000000">
        <w:rPr>
          <w:rFonts w:ascii="Inter" w:cs="Inter" w:eastAsia="Inter" w:hAnsi="Inter"/>
          <w:sz w:val="40"/>
          <w:szCs w:val="40"/>
          <w:rtl w:val="0"/>
        </w:rPr>
        <w:t xml:space="preserve">[Main Page]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rPr>
          <w:rFonts w:ascii="Inter" w:cs="Inter" w:eastAsia="Inter" w:hAnsi="Inter"/>
        </w:rPr>
      </w:pPr>
      <w:r w:rsidDel="00000000" w:rsidR="00000000" w:rsidRPr="00000000">
        <w:rPr>
          <w:rFonts w:ascii="Inter" w:cs="Inter" w:eastAsia="Inter" w:hAnsi="Inter"/>
          <w:b w:val="1"/>
          <w:bCs w:val="1"/>
          <w:rtl w:val="0"/>
        </w:rPr>
        <w:t xml:space="preserve">We don’t wait for the wind. We steer the motion.</w:t>
      </w:r>
      <w:r w:rsidDel="00000000" w:rsidR="00000000" w:rsidRPr="00000000">
        <w:rPr>
          <w:rtl w:val="0"/>
        </w:rPr>
      </w:r>
    </w:p>
    <w:p w:rsidR="00000000" w:rsidDel="00000000" w:rsidP="00000000" w:rsidRDefault="00000000" w:rsidRPr="00000000" w14:paraId="00000007">
      <w:pPr>
        <w:rPr>
          <w:rFonts w:ascii="Inter" w:cs="Inter" w:eastAsia="Inter" w:hAnsi="Inter"/>
        </w:rPr>
      </w:pPr>
      <w:r w:rsidDel="00000000" w:rsidR="00000000" w:rsidRPr="00000000">
        <w:rPr>
          <w:rFonts w:ascii="Inter" w:cs="Inter" w:eastAsia="Inter" w:hAnsi="Inter"/>
          <w:rtl w:val="0"/>
        </w:rPr>
        <w:t xml:space="preserve">In a landscape of perpetual change, we are proactively redefining discovery, design, and development. As a result, we created this playbook as a living draft, constantly refining our speed and direction as we adapt to new challenges together. Because design never stands still, neither do we. </w:t>
      </w:r>
      <w:r w:rsidDel="00000000" w:rsidR="00000000" w:rsidRPr="00000000">
        <w:rPr>
          <w:rtl w:val="0"/>
        </w:rPr>
      </w:r>
    </w:p>
    <w:p w:rsidR="00000000" w:rsidDel="00000000" w:rsidP="00000000" w:rsidRDefault="00000000" w:rsidRPr="00000000" w14:paraId="00000008">
      <w:pPr>
        <w:rPr>
          <w:rFonts w:ascii="Inter" w:cs="Inter" w:eastAsia="Inter" w:hAnsi="Inter"/>
        </w:rPr>
      </w:pPr>
      <w:r w:rsidDel="00000000" w:rsidR="00000000" w:rsidRPr="00000000">
        <w:rPr>
          <w:rFonts w:ascii="Inter" w:cs="Inter" w:eastAsia="Inter" w:hAnsi="Inter"/>
          <w:rtl w:val="0"/>
        </w:rPr>
        <w:br w:type="textWrapping"/>
      </w:r>
      <w:commentRangeStart w:id="1"/>
      <w:r w:rsidDel="00000000" w:rsidR="00000000" w:rsidRPr="00000000">
        <w:rPr>
          <w:rFonts w:ascii="Inter" w:cs="Inter" w:eastAsia="Inter" w:hAnsi="Inter"/>
          <w:i w:val="1"/>
          <w:iCs w:val="1"/>
          <w:rtl w:val="0"/>
        </w:rPr>
        <w:t xml:space="preserve">[Sail Through]</w:t>
      </w:r>
      <w:commentRangeEnd w:id="1"/>
      <w:r w:rsidDel="00000000" w:rsidR="00000000" w:rsidRPr="00000000">
        <w:commentReference w:id="1"/>
      </w:r>
      <w:r w:rsidDel="00000000" w:rsidR="00000000" w:rsidRPr="00000000">
        <w:rPr>
          <w:rFonts w:ascii="Inter" w:cs="Inter" w:eastAsia="Inter" w:hAnsi="Inter"/>
          <w:i w:val="1"/>
          <w:iCs w:val="1"/>
          <w:rtl w:val="0"/>
        </w:rPr>
        <w:t xml:space="preserve"> </w:t>
      </w:r>
      <w:r w:rsidDel="00000000" w:rsidR="00000000" w:rsidRPr="00000000">
        <w:rPr>
          <w:rFonts w:ascii="Inter" w:cs="Inter" w:eastAsia="Inter" w:hAnsi="Inter"/>
          <w:rtl w:val="0"/>
        </w:rPr>
        <w:br w:type="textWrapping"/>
      </w:r>
    </w:p>
    <w:p w:rsidR="00000000" w:rsidDel="00000000" w:rsidP="00000000" w:rsidRDefault="00000000" w:rsidRPr="00000000" w14:paraId="00000009">
      <w:pPr>
        <w:rPr>
          <w:rFonts w:ascii="Inter" w:cs="Inter" w:eastAsia="Inter" w:hAnsi="Inter"/>
          <w:b w:val="1"/>
          <w:bCs w:val="1"/>
        </w:rPr>
      </w:pPr>
      <w:r w:rsidDel="00000000" w:rsidR="00000000" w:rsidRPr="00000000">
        <w:rPr>
          <w:rFonts w:ascii="Inter" w:cs="Inter" w:eastAsia="Inter" w:hAnsi="Inter"/>
          <w:b w:val="1"/>
          <w:bCs w:val="1"/>
          <w:rtl w:val="0"/>
        </w:rPr>
        <w:t xml:space="preserve">For GTC Designers</w:t>
      </w:r>
    </w:p>
    <w:p w:rsidR="00000000" w:rsidDel="00000000" w:rsidP="00000000" w:rsidRDefault="00000000" w:rsidRPr="00000000" w14:paraId="0000000A">
      <w:pPr>
        <w:rPr>
          <w:rFonts w:ascii="Inter" w:cs="Inter" w:eastAsia="Inter" w:hAnsi="Inter"/>
        </w:rPr>
      </w:pPr>
      <w:r w:rsidDel="00000000" w:rsidR="00000000" w:rsidRPr="00000000">
        <w:rPr>
          <w:rFonts w:ascii="Inter" w:cs="Inter" w:eastAsia="Inter" w:hAnsi="Inter"/>
          <w:rtl w:val="0"/>
        </w:rPr>
        <w:t xml:space="preserve">This is not a manual for design mechanics, research techniques, or workshop instructions. Instead, it captures how we work, our point of view on where our craft is heading and what it means to do this work in government, for the public, right now. Treat this playbook as a reference, somewhere to revisit, question, and build from as we keep learning.</w:t>
      </w:r>
    </w:p>
    <w:p w:rsidR="00000000" w:rsidDel="00000000" w:rsidP="00000000" w:rsidRDefault="00000000" w:rsidRPr="00000000" w14:paraId="0000000B">
      <w:pPr>
        <w:rPr>
          <w:rFonts w:ascii="Inter" w:cs="Inter" w:eastAsia="Inter" w:hAnsi="Inter"/>
          <w:b w:val="1"/>
          <w:bCs w:val="1"/>
        </w:rPr>
      </w:pPr>
      <w:r w:rsidDel="00000000" w:rsidR="00000000" w:rsidRPr="00000000">
        <w:rPr>
          <w:rFonts w:ascii="Inter" w:cs="Inter" w:eastAsia="Inter" w:hAnsi="Inter"/>
          <w:rtl w:val="0"/>
        </w:rPr>
        <w:br w:type="textWrapping"/>
      </w:r>
      <w:r w:rsidDel="00000000" w:rsidR="00000000" w:rsidRPr="00000000">
        <w:rPr>
          <w:rFonts w:ascii="Inter" w:cs="Inter" w:eastAsia="Inter" w:hAnsi="Inter"/>
          <w:b w:val="1"/>
          <w:bCs w:val="1"/>
          <w:rtl w:val="0"/>
        </w:rPr>
        <w:t xml:space="preserve">For Friends of Design [For Fellow Explorers/Practitioners/Thinkers]</w:t>
      </w:r>
    </w:p>
    <w:p w:rsidR="00000000" w:rsidDel="00000000" w:rsidP="00000000" w:rsidRDefault="00000000" w:rsidRPr="00000000" w14:paraId="0000000C">
      <w:pPr>
        <w:widowControl w:val="0"/>
        <w:rPr>
          <w:rFonts w:ascii="Inter" w:cs="Inter" w:eastAsia="Inter" w:hAnsi="Inter"/>
        </w:rPr>
      </w:pPr>
      <w:r w:rsidDel="00000000" w:rsidR="00000000" w:rsidRPr="00000000">
        <w:rPr>
          <w:rFonts w:ascii="Inter" w:cs="Inter" w:eastAsia="Inter" w:hAnsi="Inter"/>
          <w:rtl w:val="0"/>
        </w:rPr>
        <w:t xml:space="preserve">Our playbook is open because no one should have to figure this out alone. As technology transforms our craft, and we continue to experiment, we know shared learning is what helps the wider tech community move forward together. Whether you are a fellow designer, a partner, or just curious about how we work, this space exists to spark new conversations and shape our collective thinking as we build this future together.</w:t>
      </w:r>
      <w:r w:rsidDel="00000000" w:rsidR="00000000" w:rsidRPr="00000000">
        <w:rPr>
          <w:rtl w:val="0"/>
        </w:rPr>
      </w:r>
    </w:p>
    <w:p w:rsidR="00000000" w:rsidDel="00000000" w:rsidP="00000000" w:rsidRDefault="00000000" w:rsidRPr="00000000" w14:paraId="0000000D">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rFonts w:ascii="Inter" w:cs="Inter" w:eastAsia="Inter" w:hAnsi="Inter"/>
          <w:sz w:val="40"/>
          <w:szCs w:val="40"/>
        </w:rPr>
      </w:pPr>
      <w:bookmarkStart w:colFirst="0" w:colLast="0" w:name="_vjfen1llt83k" w:id="2"/>
      <w:bookmarkEnd w:id="2"/>
      <w:r w:rsidDel="00000000" w:rsidR="00000000" w:rsidRPr="00000000">
        <w:rPr>
          <w:rFonts w:ascii="Inter" w:cs="Inter" w:eastAsia="Inter" w:hAnsi="Inter"/>
          <w:sz w:val="40"/>
          <w:szCs w:val="40"/>
          <w:rtl w:val="0"/>
        </w:rPr>
        <w:t xml:space="preserve">01 · About GovTech Consulting (GTC) </w:t>
      </w:r>
    </w:p>
    <w:p w:rsidR="00000000" w:rsidDel="00000000" w:rsidP="00000000" w:rsidRDefault="00000000" w:rsidRPr="00000000" w14:paraId="0000000F">
      <w:pPr>
        <w:pStyle w:val="Heading2"/>
        <w:rPr>
          <w:b w:val="1"/>
          <w:bCs w:val="1"/>
        </w:rPr>
      </w:pPr>
      <w:bookmarkStart w:colFirst="0" w:colLast="0" w:name="_om1zgs1cipj1" w:id="3"/>
      <w:bookmarkEnd w:id="3"/>
      <w:r w:rsidDel="00000000" w:rsidR="00000000" w:rsidRPr="00000000">
        <w:rPr>
          <w:b w:val="1"/>
          <w:bCs w:val="1"/>
          <w:rtl w:val="0"/>
        </w:rPr>
        <w:t xml:space="preserve">1.1 Who We Are.</w:t>
      </w:r>
    </w:p>
    <w:p w:rsidR="00000000" w:rsidDel="00000000" w:rsidP="00000000" w:rsidRDefault="00000000" w:rsidRPr="00000000" w14:paraId="00000010">
      <w:pPr>
        <w:rPr>
          <w:rFonts w:ascii="Inter" w:cs="Inter" w:eastAsia="Inter" w:hAnsi="Inter"/>
        </w:rPr>
      </w:pPr>
      <w:r w:rsidDel="00000000" w:rsidR="00000000" w:rsidRPr="00000000">
        <w:rPr>
          <w:rFonts w:ascii="Inter" w:cs="Inter" w:eastAsia="Inter" w:hAnsi="Inter"/>
          <w:rtl w:val="0"/>
        </w:rPr>
        <w:t xml:space="preserve">GovTech Consulting (GTC) was established in June 2025 to advance Singapore's </w:t>
      </w:r>
      <w:hyperlink r:id="rId7">
        <w:r w:rsidDel="00000000" w:rsidR="00000000" w:rsidRPr="00000000">
          <w:rPr>
            <w:rFonts w:ascii="Inter" w:cs="Inter" w:eastAsia="Inter" w:hAnsi="Inter"/>
            <w:color w:val="1155cc"/>
            <w:u w:val="single"/>
            <w:rtl w:val="0"/>
          </w:rPr>
          <w:t xml:space="preserve">national mandate</w:t>
        </w:r>
      </w:hyperlink>
      <w:r w:rsidDel="00000000" w:rsidR="00000000" w:rsidRPr="00000000">
        <w:rPr>
          <w:rFonts w:ascii="Inter" w:cs="Inter" w:eastAsia="Inter" w:hAnsi="Inter"/>
          <w:rtl w:val="0"/>
        </w:rPr>
        <w:t xml:space="preserve"> for a resilient digital public infrastructure, supporting agencies to navigate the complex, shifting demands of an AI-driven world.</w:t>
      </w:r>
    </w:p>
    <w:p w:rsidR="00000000" w:rsidDel="00000000" w:rsidP="00000000" w:rsidRDefault="00000000" w:rsidRPr="00000000" w14:paraId="00000011">
      <w:pPr>
        <w:rPr>
          <w:rFonts w:ascii="Inter" w:cs="Inter" w:eastAsia="Inter" w:hAnsi="Inter"/>
        </w:rPr>
      </w:pPr>
      <w:r w:rsidDel="00000000" w:rsidR="00000000" w:rsidRPr="00000000">
        <w:rPr>
          <w:rtl w:val="0"/>
        </w:rPr>
      </w:r>
    </w:p>
    <w:p w:rsidR="00000000" w:rsidDel="00000000" w:rsidP="00000000" w:rsidRDefault="00000000" w:rsidRPr="00000000" w14:paraId="00000012">
      <w:pPr>
        <w:rPr>
          <w:rFonts w:ascii="Inter" w:cs="Inter" w:eastAsia="Inter" w:hAnsi="Inter"/>
        </w:rPr>
      </w:pPr>
      <w:commentRangeStart w:id="2"/>
      <w:r w:rsidDel="00000000" w:rsidR="00000000" w:rsidRPr="00000000">
        <w:rPr>
          <w:rFonts w:ascii="Inter" w:cs="Inter" w:eastAsia="Inter" w:hAnsi="Inter"/>
          <w:rtl w:val="0"/>
        </w:rPr>
        <w:t xml:space="preserve">As government </w:t>
      </w:r>
      <w:commentRangeEnd w:id="2"/>
      <w:r w:rsidDel="00000000" w:rsidR="00000000" w:rsidRPr="00000000">
        <w:commentReference w:id="2"/>
      </w:r>
      <w:r w:rsidDel="00000000" w:rsidR="00000000" w:rsidRPr="00000000">
        <w:rPr>
          <w:rFonts w:ascii="Inter" w:cs="Inter" w:eastAsia="Inter" w:hAnsi="Inter"/>
          <w:rtl w:val="0"/>
        </w:rPr>
        <w:t xml:space="preserve">agencies drive the digital future of public services, the GTC Design Team partners directly with agency counterparts to rethink how their services are discovered, designed, and built—adapting digital experiences as the public’s relationship with government evolves. Now fifty strong and steadily growing, our team brings together diverse backgrounds to introduce novel ways of meeting complex challenges. Working side-by-side with public officers, we collaborate to fulfill a shared mission: transforming services and elevating the quality of technology for the public good, together</w:t>
      </w:r>
      <w:commentRangeStart w:id="3"/>
      <w:r w:rsidDel="00000000" w:rsidR="00000000" w:rsidRPr="00000000">
        <w:rPr>
          <w:rFonts w:ascii="Inter" w:cs="Inter" w:eastAsia="Inter" w:hAnsi="Inter"/>
          <w:rtl w:val="0"/>
        </w:rPr>
        <w:t xml:space="preserve">.</w:t>
      </w:r>
      <w:commentRangeEnd w:id="3"/>
      <w:r w:rsidDel="00000000" w:rsidR="00000000" w:rsidRPr="00000000">
        <w:commentReference w:id="3"/>
      </w:r>
      <w:r w:rsidDel="00000000" w:rsidR="00000000" w:rsidRPr="00000000">
        <w:rPr>
          <w:rFonts w:ascii="Inter" w:cs="Inter" w:eastAsia="Inter" w:hAnsi="Inter"/>
          <w:rtl w:val="0"/>
        </w:rPr>
        <w:t xml:space="preserve"> </w:t>
      </w:r>
    </w:p>
    <w:p w:rsidR="00000000" w:rsidDel="00000000" w:rsidP="00000000" w:rsidRDefault="00000000" w:rsidRPr="00000000" w14:paraId="00000013">
      <w:pPr>
        <w:rPr>
          <w:rFonts w:ascii="Inter" w:cs="Inter" w:eastAsia="Inter" w:hAnsi="Inter"/>
          <w:highlight w:val="yellow"/>
        </w:rPr>
      </w:pPr>
      <w:r w:rsidDel="00000000" w:rsidR="00000000" w:rsidRPr="00000000">
        <w:rPr>
          <w:rtl w:val="0"/>
        </w:rPr>
      </w:r>
    </w:p>
    <w:p w:rsidR="00000000" w:rsidDel="00000000" w:rsidP="00000000" w:rsidRDefault="00000000" w:rsidRPr="00000000" w14:paraId="00000014">
      <w:pPr>
        <w:rPr>
          <w:rFonts w:ascii="Inter" w:cs="Inter" w:eastAsia="Inter" w:hAnsi="Inter"/>
        </w:rPr>
      </w:pPr>
      <w:r w:rsidDel="00000000" w:rsidR="00000000" w:rsidRPr="00000000">
        <w:rPr>
          <w:rFonts w:ascii="Inter" w:cs="Inter" w:eastAsia="Inter" w:hAnsi="Inter"/>
          <w:sz w:val="40"/>
          <w:szCs w:val="40"/>
          <w:rtl w:val="0"/>
        </w:rPr>
        <w:t xml:space="preserve">02 · Our Point of View </w:t>
      </w:r>
      <w:r w:rsidDel="00000000" w:rsidR="00000000" w:rsidRPr="00000000">
        <w:rPr>
          <w:rtl w:val="0"/>
        </w:rPr>
      </w:r>
    </w:p>
    <w:p w:rsidR="00000000" w:rsidDel="00000000" w:rsidP="00000000" w:rsidRDefault="00000000" w:rsidRPr="00000000" w14:paraId="00000015">
      <w:pPr>
        <w:pStyle w:val="Heading3"/>
        <w:rPr/>
      </w:pPr>
      <w:bookmarkStart w:colFirst="0" w:colLast="0" w:name="_d360t12dg42b" w:id="4"/>
      <w:bookmarkEnd w:id="4"/>
      <w:r w:rsidDel="00000000" w:rsidR="00000000" w:rsidRPr="00000000">
        <w:rPr>
          <w:b w:val="1"/>
          <w:bCs w:val="1"/>
          <w:rtl w:val="0"/>
        </w:rPr>
        <w:t xml:space="preserve">2.1 Foundations that Guide Us</w:t>
      </w:r>
      <w:r w:rsidDel="00000000" w:rsidR="00000000" w:rsidRPr="00000000">
        <w:rPr>
          <w:rtl w:val="0"/>
        </w:rPr>
      </w:r>
    </w:p>
    <w:p w:rsidR="00000000" w:rsidDel="00000000" w:rsidP="00000000" w:rsidRDefault="00000000" w:rsidRPr="00000000" w14:paraId="00000016">
      <w:pPr>
        <w:rPr>
          <w:rFonts w:ascii="Inter" w:cs="Inter" w:eastAsia="Inter" w:hAnsi="Inter"/>
        </w:rPr>
      </w:pPr>
      <w:r w:rsidDel="00000000" w:rsidR="00000000" w:rsidRPr="00000000">
        <w:rPr>
          <w:rFonts w:ascii="Inter" w:cs="Inter" w:eastAsia="Inter" w:hAnsi="Inter"/>
          <w:rtl w:val="0"/>
        </w:rPr>
        <w:t xml:space="preserve">Government services exist to serve everyone. Whether we are designing for a resident accessing a public portal or the officer working the system from inside, our ultimate goal remains the same: ensuring a reliable, effective experience for whoever is on the other side of the screen.</w:t>
      </w:r>
    </w:p>
    <w:p w:rsidR="00000000" w:rsidDel="00000000" w:rsidP="00000000" w:rsidRDefault="00000000" w:rsidRPr="00000000" w14:paraId="00000017">
      <w:pPr>
        <w:rPr>
          <w:rFonts w:ascii="Inter" w:cs="Inter" w:eastAsia="Inter" w:hAnsi="Inter"/>
        </w:rPr>
      </w:pPr>
      <w:r w:rsidDel="00000000" w:rsidR="00000000" w:rsidRPr="00000000">
        <w:rPr>
          <w:rtl w:val="0"/>
        </w:rPr>
      </w:r>
    </w:p>
    <w:p w:rsidR="00000000" w:rsidDel="00000000" w:rsidP="00000000" w:rsidRDefault="00000000" w:rsidRPr="00000000" w14:paraId="00000018">
      <w:pPr>
        <w:rPr>
          <w:rFonts w:ascii="Inter" w:cs="Inter" w:eastAsia="Inter" w:hAnsi="Inter"/>
        </w:rPr>
      </w:pPr>
      <w:r w:rsidDel="00000000" w:rsidR="00000000" w:rsidRPr="00000000">
        <w:rPr>
          <w:rFonts w:ascii="Inter" w:cs="Inter" w:eastAsia="Inter" w:hAnsi="Inter"/>
          <w:rtl w:val="0"/>
        </w:rPr>
        <w:t xml:space="preserve">In order to do our work well, we must operate within the guardrails of the public sector.</w:t>
      </w:r>
      <w:r w:rsidDel="00000000" w:rsidR="00000000" w:rsidRPr="00000000">
        <w:rPr>
          <w:rtl w:val="0"/>
        </w:rPr>
      </w:r>
    </w:p>
    <w:p w:rsidR="00000000" w:rsidDel="00000000" w:rsidP="00000000" w:rsidRDefault="00000000" w:rsidRPr="00000000" w14:paraId="00000019">
      <w:pPr>
        <w:rPr>
          <w:rFonts w:ascii="Inter" w:cs="Inter" w:eastAsia="Inter" w:hAnsi="Inter"/>
        </w:rPr>
      </w:pPr>
      <w:r w:rsidDel="00000000" w:rsidR="00000000" w:rsidRPr="00000000">
        <w:rPr>
          <w:rtl w:val="0"/>
        </w:rPr>
      </w:r>
    </w:p>
    <w:p w:rsidR="00000000" w:rsidDel="00000000" w:rsidP="00000000" w:rsidRDefault="00000000" w:rsidRPr="00000000" w14:paraId="0000001A">
      <w:pPr>
        <w:rPr>
          <w:rFonts w:ascii="Inter" w:cs="Inter" w:eastAsia="Inter" w:hAnsi="Inter"/>
        </w:rPr>
      </w:pPr>
      <w:r w:rsidDel="00000000" w:rsidR="00000000" w:rsidRPr="00000000">
        <w:rPr>
          <w:rFonts w:ascii="Inter" w:cs="Inter" w:eastAsia="Inter" w:hAnsi="Inter"/>
          <w:b w:val="1"/>
          <w:bCs w:val="1"/>
          <w:rtl w:val="0"/>
        </w:rPr>
        <w:t xml:space="preserve">The System We Work in:</w:t>
      </w:r>
      <w:r w:rsidDel="00000000" w:rsidR="00000000" w:rsidRPr="00000000">
        <w:rPr>
          <w:rFonts w:ascii="Inter" w:cs="Inter" w:eastAsia="Inter" w:hAnsi="Inter"/>
          <w:rtl w:val="0"/>
        </w:rPr>
        <w:t xml:space="preserve"> </w:t>
      </w:r>
    </w:p>
    <w:p w:rsidR="00000000" w:rsidDel="00000000" w:rsidP="00000000" w:rsidRDefault="00000000" w:rsidRPr="00000000" w14:paraId="0000001B">
      <w:pPr>
        <w:numPr>
          <w:ilvl w:val="0"/>
          <w:numId w:val="8"/>
        </w:numPr>
        <w:ind w:left="720" w:hanging="360"/>
        <w:rPr>
          <w:u w:val="none"/>
        </w:rPr>
      </w:pPr>
      <w:r w:rsidDel="00000000" w:rsidR="00000000" w:rsidRPr="00000000">
        <w:rPr>
          <w:rFonts w:ascii="Inter" w:cs="Inter" w:eastAsia="Inter" w:hAnsi="Inter"/>
          <w:b w:val="1"/>
          <w:bCs w:val="1"/>
          <w:rtl w:val="0"/>
        </w:rPr>
        <w:t xml:space="preserve">Public Frameworks</w:t>
      </w:r>
      <w:r w:rsidDel="00000000" w:rsidR="00000000" w:rsidRPr="00000000">
        <w:rPr>
          <w:rFonts w:ascii="Inter" w:cs="Inter" w:eastAsia="Inter" w:hAnsi="Inter"/>
          <w:rtl w:val="0"/>
        </w:rPr>
        <w:t xml:space="preserve">— that governs what services or products can be built.</w:t>
      </w:r>
    </w:p>
    <w:p w:rsidR="00000000" w:rsidDel="00000000" w:rsidP="00000000" w:rsidRDefault="00000000" w:rsidRPr="00000000" w14:paraId="0000001C">
      <w:pPr>
        <w:numPr>
          <w:ilvl w:val="0"/>
          <w:numId w:val="8"/>
        </w:numPr>
        <w:ind w:left="720" w:hanging="360"/>
        <w:rPr>
          <w:u w:val="none"/>
        </w:rPr>
      </w:pPr>
      <w:r w:rsidDel="00000000" w:rsidR="00000000" w:rsidRPr="00000000">
        <w:rPr>
          <w:rFonts w:ascii="Inter" w:cs="Inter" w:eastAsia="Inter" w:hAnsi="Inter"/>
          <w:b w:val="1"/>
          <w:bCs w:val="1"/>
          <w:rtl w:val="0"/>
        </w:rPr>
        <w:t xml:space="preserve">Governance Structure</w:t>
      </w:r>
      <w:r w:rsidDel="00000000" w:rsidR="00000000" w:rsidRPr="00000000">
        <w:rPr>
          <w:rFonts w:ascii="Inter" w:cs="Inter" w:eastAsia="Inter" w:hAnsi="Inter"/>
          <w:rtl w:val="0"/>
        </w:rPr>
        <w:t xml:space="preserve">— that shapes how policy decisions were made.</w:t>
      </w:r>
    </w:p>
    <w:p w:rsidR="00000000" w:rsidDel="00000000" w:rsidP="00000000" w:rsidRDefault="00000000" w:rsidRPr="00000000" w14:paraId="0000001D">
      <w:pPr>
        <w:numPr>
          <w:ilvl w:val="0"/>
          <w:numId w:val="8"/>
        </w:numPr>
        <w:ind w:left="720" w:hanging="360"/>
        <w:rPr>
          <w:u w:val="none"/>
        </w:rPr>
      </w:pPr>
      <w:r w:rsidDel="00000000" w:rsidR="00000000" w:rsidRPr="00000000">
        <w:rPr>
          <w:rFonts w:ascii="Inter" w:cs="Inter" w:eastAsia="Inter" w:hAnsi="Inter"/>
          <w:b w:val="1"/>
          <w:bCs w:val="1"/>
          <w:rtl w:val="0"/>
        </w:rPr>
        <w:t xml:space="preserve">Accountability to the Public</w:t>
      </w:r>
      <w:r w:rsidDel="00000000" w:rsidR="00000000" w:rsidRPr="00000000">
        <w:rPr>
          <w:rFonts w:ascii="Inter" w:cs="Inter" w:eastAsia="Inter" w:hAnsi="Inter"/>
          <w:rtl w:val="0"/>
        </w:rPr>
        <w:t xml:space="preserve">— that serves as the ultimate purpose of our designs.</w:t>
      </w:r>
    </w:p>
    <w:p w:rsidR="00000000" w:rsidDel="00000000" w:rsidP="00000000" w:rsidRDefault="00000000" w:rsidRPr="00000000" w14:paraId="0000001E">
      <w:pPr>
        <w:rPr>
          <w:rFonts w:ascii="Inter" w:cs="Inter" w:eastAsia="Inter" w:hAnsi="Inter"/>
        </w:rPr>
      </w:pPr>
      <w:r w:rsidDel="00000000" w:rsidR="00000000" w:rsidRPr="00000000">
        <w:rPr>
          <w:rtl w:val="0"/>
        </w:rPr>
      </w:r>
    </w:p>
    <w:p w:rsidR="00000000" w:rsidDel="00000000" w:rsidP="00000000" w:rsidRDefault="00000000" w:rsidRPr="00000000" w14:paraId="0000001F">
      <w:pPr>
        <w:rPr>
          <w:rFonts w:ascii="Inter" w:cs="Inter" w:eastAsia="Inter" w:hAnsi="Inter"/>
          <w:b w:val="1"/>
          <w:bCs w:val="1"/>
        </w:rPr>
      </w:pPr>
      <w:r w:rsidDel="00000000" w:rsidR="00000000" w:rsidRPr="00000000">
        <w:rPr>
          <w:rFonts w:ascii="Inter" w:cs="Inter" w:eastAsia="Inter" w:hAnsi="Inter"/>
          <w:b w:val="1"/>
          <w:bCs w:val="1"/>
          <w:rtl w:val="0"/>
        </w:rPr>
        <w:t xml:space="preserve">The Breadth We Design for: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b w:val="1"/>
                <w:bCs w:val="1"/>
                <w:rtl w:val="0"/>
              </w:rPr>
              <w:t xml:space="preserve">Equitable access to public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rPr>
            </w:pPr>
            <w:r w:rsidDel="00000000" w:rsidR="00000000" w:rsidRPr="00000000">
              <w:rPr>
                <w:rFonts w:ascii="Inter" w:cs="Inter" w:eastAsia="Inter" w:hAnsi="Inter"/>
                <w:b w:val="1"/>
                <w:bCs w:val="1"/>
                <w:rtl w:val="0"/>
              </w:rPr>
              <w:t xml:space="preserve">A united government experience: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rPr>
            </w:pPr>
            <w:r w:rsidDel="00000000" w:rsidR="00000000" w:rsidRPr="00000000">
              <w:rPr>
                <w:rFonts w:ascii="Inter" w:cs="Inter" w:eastAsia="Inter" w:hAnsi="Inter"/>
                <w:b w:val="1"/>
                <w:bCs w:val="1"/>
                <w:rtl w:val="0"/>
              </w:rPr>
              <w:t xml:space="preserve">Improved services for Public Officers. </w:t>
            </w:r>
          </w:p>
        </w:tc>
      </w:tr>
      <w:tr>
        <w:trPr>
          <w:cantSplit w:val="0"/>
          <w:trHeight w:val="152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design for everyone, including all abilities, age, language, and digital fluency.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We design for the integrity of the entire civic journey, connecting public services into a seamless experience that feels like one government, not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We design to improve tools and processes for officers so they can deliver services with greater confidence.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c>
      </w:tr>
    </w:tbl>
    <w:p w:rsidR="00000000" w:rsidDel="00000000" w:rsidP="00000000" w:rsidRDefault="00000000" w:rsidRPr="00000000" w14:paraId="00000027">
      <w:pPr>
        <w:pStyle w:val="Heading3"/>
        <w:rPr/>
      </w:pPr>
      <w:bookmarkStart w:colFirst="0" w:colLast="0" w:name="_ennfzhjoulae" w:id="5"/>
      <w:bookmarkEnd w:id="5"/>
      <w:r w:rsidDel="00000000" w:rsidR="00000000" w:rsidRPr="00000000">
        <w:rPr>
          <w:b w:val="1"/>
          <w:bCs w:val="1"/>
          <w:rtl w:val="0"/>
        </w:rPr>
        <w:t xml:space="preserve">2.2 Our Principles of Execution</w:t>
      </w:r>
      <w:r w:rsidDel="00000000" w:rsidR="00000000" w:rsidRPr="00000000">
        <w:rPr>
          <w:rtl w:val="0"/>
        </w:rPr>
      </w:r>
    </w:p>
    <w:p w:rsidR="00000000" w:rsidDel="00000000" w:rsidP="00000000" w:rsidRDefault="00000000" w:rsidRPr="00000000" w14:paraId="00000028">
      <w:pPr>
        <w:spacing w:after="240" w:before="240" w:lineRule="auto"/>
        <w:rPr>
          <w:rFonts w:ascii="Inter" w:cs="Inter" w:eastAsia="Inter" w:hAnsi="Inter"/>
        </w:rPr>
      </w:pPr>
      <w:r w:rsidDel="00000000" w:rsidR="00000000" w:rsidRPr="00000000">
        <w:rPr>
          <w:rFonts w:ascii="Inter" w:cs="Inter" w:eastAsia="Inter" w:hAnsi="Inter"/>
          <w:rtl w:val="0"/>
        </w:rPr>
        <w:t xml:space="preserve">Great public services are a result of well-informed and deliberate choices. In a landscape where technical capacity can outpace decision-making, we hold ourselves to the following principles to ensure our work maintains technical rigour, depth, whilst centring human experiences.</w:t>
      </w:r>
    </w:p>
    <w:p w:rsidR="00000000" w:rsidDel="00000000" w:rsidP="00000000" w:rsidRDefault="00000000" w:rsidRPr="00000000" w14:paraId="00000029">
      <w:pPr>
        <w:pStyle w:val="Heading4"/>
        <w:keepNext w:val="0"/>
        <w:keepLines w:val="0"/>
        <w:spacing w:before="280" w:lineRule="auto"/>
        <w:rPr>
          <w:rFonts w:ascii="Inter" w:cs="Inter" w:eastAsia="Inter" w:hAnsi="Inter"/>
        </w:rPr>
      </w:pPr>
      <w:bookmarkStart w:colFirst="0" w:colLast="0" w:name="_p8pwsl6rt8lt" w:id="6"/>
      <w:bookmarkEnd w:id="6"/>
      <w:r w:rsidDel="00000000" w:rsidR="00000000" w:rsidRPr="00000000">
        <w:rPr>
          <w:rFonts w:ascii="Inter" w:cs="Inter" w:eastAsia="Inter" w:hAnsi="Inter"/>
          <w:b w:val="1"/>
          <w:bCs w:val="1"/>
          <w:rtl w:val="0"/>
        </w:rPr>
        <w:t xml:space="preserve">&gt; </w:t>
      </w:r>
      <w:r w:rsidDel="00000000" w:rsidR="00000000" w:rsidRPr="00000000">
        <w:rPr>
          <w:rFonts w:ascii="Inter" w:cs="Inter" w:eastAsia="Inter" w:hAnsi="Inter"/>
          <w:b w:val="1"/>
          <w:bCs w:val="1"/>
          <w:rtl w:val="0"/>
        </w:rPr>
        <w:t xml:space="preserve">Our Operating Principles:</w:t>
      </w:r>
      <w:r w:rsidDel="00000000" w:rsidR="00000000" w:rsidRPr="00000000">
        <w:rPr>
          <w:rtl w:val="0"/>
        </w:rPr>
      </w:r>
    </w:p>
    <w:tbl>
      <w:tblPr>
        <w:tblStyle w:val="Table2"/>
        <w:tblW w:w="97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45"/>
        <w:gridCol w:w="6660"/>
        <w:tblGridChange w:id="0">
          <w:tblGrid>
            <w:gridCol w:w="3045"/>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nter" w:cs="Inter" w:eastAsia="Inter" w:hAnsi="Inter"/>
                <w:b w:val="1"/>
                <w:bCs w:val="1"/>
              </w:rPr>
            </w:pPr>
            <w:r w:rsidDel="00000000" w:rsidR="00000000" w:rsidRPr="00000000">
              <w:rPr>
                <w:rFonts w:ascii="Inter" w:cs="Inter" w:eastAsia="Inter" w:hAnsi="Inter"/>
                <w:b w:val="1"/>
                <w:bCs w:val="1"/>
                <w:rtl w:val="0"/>
              </w:rPr>
              <w:t xml:space="preserve">Anchoring in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Inter" w:cs="Inter" w:eastAsia="Inter" w:hAnsi="Inter"/>
                <w:i w:val="1"/>
                <w:iCs w:val="1"/>
              </w:rPr>
            </w:pPr>
            <w:r w:rsidDel="00000000" w:rsidR="00000000" w:rsidRPr="00000000">
              <w:rPr>
                <w:rFonts w:ascii="Inter" w:cs="Inter" w:eastAsia="Inter" w:hAnsi="Inter"/>
                <w:rtl w:val="0"/>
              </w:rPr>
              <w:t xml:space="preserve">Uncovering what is true at the start ensures we confidently solve the right problem from day one. While the depth of discovery scales to match the type of engagement, we always include this practice into our workflow</w:t>
            </w:r>
            <w:r w:rsidDel="00000000" w:rsidR="00000000" w:rsidRPr="00000000">
              <w:rPr>
                <w:rFonts w:ascii="Inter" w:cs="Inter" w:eastAsia="Inter" w:hAnsi="Inter"/>
                <w:i w:val="1"/>
                <w:iCs w:val="1"/>
                <w:rtl w:val="0"/>
              </w:rPr>
              <w:t xml:space="preserve">(See Section Through a Discovery Lens 2.3 and 4.2: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rPr>
                <w:rFonts w:ascii="Inter" w:cs="Inter" w:eastAsia="Inter" w:hAnsi="Inter"/>
                <w:b w:val="1"/>
                <w:bCs w:val="1"/>
              </w:rPr>
            </w:pPr>
            <w:commentRangeStart w:id="4"/>
            <w:r w:rsidDel="00000000" w:rsidR="00000000" w:rsidRPr="00000000">
              <w:rPr>
                <w:rFonts w:ascii="Inter" w:cs="Inter" w:eastAsia="Inter" w:hAnsi="Inter"/>
                <w:b w:val="1"/>
                <w:bCs w:val="1"/>
                <w:rtl w:val="0"/>
              </w:rPr>
              <w:t xml:space="preserve">Validating</w:t>
            </w:r>
            <w:r w:rsidDel="00000000" w:rsidR="00000000" w:rsidRPr="00000000">
              <w:rPr>
                <w:rFonts w:ascii="Inter" w:cs="Inter" w:eastAsia="Inter" w:hAnsi="Inter"/>
                <w:b w:val="1"/>
                <w:bCs w:val="1"/>
                <w:rtl w:val="0"/>
              </w:rPr>
              <w:t xml:space="preserve"> to Understand.</w:t>
            </w:r>
            <w:commentRangeEnd w:id="4"/>
            <w:r w:rsidDel="00000000" w:rsidR="00000000" w:rsidRPr="00000000">
              <w:commentReference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Inter" w:cs="Inter" w:eastAsia="Inter" w:hAnsi="Inter"/>
              </w:rPr>
            </w:pPr>
            <w:r w:rsidDel="00000000" w:rsidR="00000000" w:rsidRPr="00000000">
              <w:rPr>
                <w:rFonts w:ascii="Inter" w:cs="Inter" w:eastAsia="Inter" w:hAnsi="Inter"/>
                <w:rtl w:val="0"/>
              </w:rPr>
              <w:t xml:space="preserve">Bringing prototypes into early discovery generates real-world signals faster. Because the cost of building has collapsed, using prototypes early serves as our most effective tool for de-risking critical decisions before we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13"/>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Designing for the Whole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Inter" w:cs="Inter" w:eastAsia="Inter" w:hAnsi="Inter"/>
                <w:i w:val="1"/>
                <w:iCs w:val="1"/>
              </w:rPr>
            </w:pPr>
            <w:r w:rsidDel="00000000" w:rsidR="00000000" w:rsidRPr="00000000">
              <w:rPr>
                <w:rFonts w:ascii="Inter" w:cs="Inter" w:eastAsia="Inter" w:hAnsi="Inter"/>
                <w:rtl w:val="0"/>
              </w:rPr>
              <w:t xml:space="preserve">Looking beyond the digital interface allows us to shape the entire delivery chain, including policy, process, operations, and public experience. A product only truly succeeds when the ecosystem supporting it thrives. </w:t>
            </w:r>
            <w:r w:rsidDel="00000000" w:rsidR="00000000" w:rsidRPr="00000000">
              <w:rPr>
                <w:rFonts w:ascii="Inter" w:cs="Inter" w:eastAsia="Inter" w:hAnsi="Inter"/>
                <w:i w:val="1"/>
                <w:iCs w:val="1"/>
                <w:rtl w:val="0"/>
              </w:rPr>
              <w:t xml:space="preserve">(See 2.3 Through a Discovery Lens)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13"/>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Building Partner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Inter" w:cs="Inter" w:eastAsia="Inter" w:hAnsi="Inter"/>
                <w:i w:val="1"/>
                <w:iCs w:val="1"/>
              </w:rPr>
            </w:pPr>
            <w:r w:rsidDel="00000000" w:rsidR="00000000" w:rsidRPr="00000000">
              <w:rPr>
                <w:rFonts w:ascii="Inter" w:cs="Inter" w:eastAsia="Inter" w:hAnsi="Inter"/>
                <w:rtl w:val="0"/>
              </w:rPr>
              <w:t xml:space="preserve">Equipping agency partners to own and iterate on the work ensures lasting impact long after we leave. True success means moving beyond temporary delivery to leave our partners entirely self-sufficient.</w:t>
            </w:r>
            <w:r w:rsidDel="00000000" w:rsidR="00000000" w:rsidRPr="00000000">
              <w:rPr>
                <w:rFonts w:ascii="Inter" w:cs="Inter" w:eastAsia="Inter" w:hAnsi="Inter"/>
                <w:i w:val="1"/>
                <w:iCs w:val="1"/>
                <w:rtl w:val="0"/>
              </w:rPr>
              <w:t xml:space="preserve"> </w:t>
            </w:r>
            <w:r w:rsidDel="00000000" w:rsidR="00000000" w:rsidRPr="00000000">
              <w:rPr>
                <w:rFonts w:ascii="Inter" w:cs="Inter" w:eastAsia="Inter" w:hAnsi="Inter"/>
                <w:i w:val="1"/>
                <w:iCs w:val="1"/>
                <w:rtl w:val="0"/>
              </w:rPr>
              <w:t xml:space="preserve">(See 3.3 Building Lasting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3"/>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Unifying Team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Inter" w:cs="Inter" w:eastAsia="Inter" w:hAnsi="Inter"/>
              </w:rPr>
            </w:pPr>
            <w:r w:rsidDel="00000000" w:rsidR="00000000" w:rsidRPr="00000000">
              <w:rPr>
                <w:rFonts w:ascii="Inter" w:cs="Inter" w:eastAsia="Inter" w:hAnsi="Inter"/>
                <w:rtl w:val="0"/>
              </w:rPr>
              <w:t xml:space="preserve">Collapsing the boundaries between team members and their specialised disciplines allows us to cross-examine ideas from multiple angles simultaneously. Working as a unified team during discovery allows us to navigate new technologies seamlessly, replacing slow handoffs.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c>
      </w:tr>
    </w:tbl>
    <w:p w:rsidR="00000000" w:rsidDel="00000000" w:rsidP="00000000" w:rsidRDefault="00000000" w:rsidRPr="00000000" w14:paraId="00000035">
      <w:pPr>
        <w:spacing w:after="240" w:before="240" w:lineRule="auto"/>
        <w:rPr>
          <w:rFonts w:ascii="Inter" w:cs="Inter" w:eastAsia="Inter" w:hAnsi="Inter"/>
          <w:i w:val="1"/>
          <w:iCs w:val="1"/>
        </w:rPr>
      </w:pPr>
      <w:r w:rsidDel="00000000" w:rsidR="00000000" w:rsidRPr="00000000">
        <w:rPr>
          <w:rFonts w:ascii="Inter" w:cs="Inter" w:eastAsia="Inter" w:hAnsi="Inter"/>
          <w:b w:val="1"/>
          <w:bCs w:val="1"/>
          <w:i w:val="1"/>
          <w:iCs w:val="1"/>
          <w:rtl w:val="0"/>
        </w:rPr>
        <w:t xml:space="preserve">* What we're still working out: </w:t>
      </w:r>
      <w:r w:rsidDel="00000000" w:rsidR="00000000" w:rsidRPr="00000000">
        <w:rPr>
          <w:rFonts w:ascii="Inter" w:cs="Inter" w:eastAsia="Inter" w:hAnsi="Inter"/>
          <w:i w:val="1"/>
          <w:iCs w:val="1"/>
          <w:rtl w:val="0"/>
        </w:rPr>
        <w:t xml:space="preserve">Where exactly these discipline boundaries should sit. There is no settled answer yet, and we aren't waiting for one. We are intentionally experimenting our way toward it, and we expect what we learn to evolve how we design and build.</w:t>
      </w:r>
    </w:p>
    <w:p w:rsidR="00000000" w:rsidDel="00000000" w:rsidP="00000000" w:rsidRDefault="00000000" w:rsidRPr="00000000" w14:paraId="00000036">
      <w:pPr>
        <w:pStyle w:val="Heading4"/>
        <w:spacing w:after="240" w:before="240" w:lineRule="auto"/>
        <w:rPr>
          <w:b w:val="1"/>
          <w:bCs w:val="1"/>
        </w:rPr>
      </w:pPr>
      <w:bookmarkStart w:colFirst="0" w:colLast="0" w:name="_lh7frie8uqsw" w:id="7"/>
      <w:bookmarkEnd w:id="7"/>
      <w:commentRangeStart w:id="5"/>
      <w:r w:rsidDel="00000000" w:rsidR="00000000" w:rsidRPr="00000000">
        <w:rPr>
          <w:b w:val="1"/>
          <w:bCs w:val="1"/>
          <w:rtl w:val="0"/>
        </w:rPr>
        <w:t xml:space="preserve">&gt; </w:t>
      </w:r>
      <w:r w:rsidDel="00000000" w:rsidR="00000000" w:rsidRPr="00000000">
        <w:rPr>
          <w:b w:val="1"/>
          <w:bCs w:val="1"/>
          <w:rtl w:val="0"/>
        </w:rPr>
        <w:t xml:space="preserve">The Human Anchor in AI</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7">
      <w:pPr>
        <w:spacing w:after="240" w:before="240" w:lineRule="auto"/>
        <w:rPr/>
      </w:pPr>
      <w:commentRangeStart w:id="6"/>
      <w:r w:rsidDel="00000000" w:rsidR="00000000" w:rsidRPr="00000000">
        <w:rPr>
          <w:rtl w:val="0"/>
        </w:rPr>
        <w:t xml:space="preserve">AI</w:t>
      </w:r>
      <w:commentRangeEnd w:id="6"/>
      <w:r w:rsidDel="00000000" w:rsidR="00000000" w:rsidRPr="00000000">
        <w:commentReference w:id="6"/>
      </w:r>
      <w:r w:rsidDel="00000000" w:rsidR="00000000" w:rsidRPr="00000000">
        <w:rPr>
          <w:rtl w:val="0"/>
        </w:rPr>
        <w:t xml:space="preserve"> has shifted the way we work—from the shape of our team to the velocity of our tools and the methods we use to solve problems. The GTC Design team uses AI to augment three key areas:</w:t>
      </w:r>
    </w:p>
    <w:p w:rsidR="00000000" w:rsidDel="00000000" w:rsidP="00000000" w:rsidRDefault="00000000" w:rsidRPr="00000000" w14:paraId="00000038">
      <w:pPr>
        <w:numPr>
          <w:ilvl w:val="0"/>
          <w:numId w:val="15"/>
        </w:numPr>
        <w:spacing w:after="0" w:afterAutospacing="0" w:before="240" w:lineRule="auto"/>
        <w:ind w:left="720" w:hanging="360"/>
      </w:pPr>
      <w:r w:rsidDel="00000000" w:rsidR="00000000" w:rsidRPr="00000000">
        <w:rPr>
          <w:b w:val="1"/>
          <w:bCs w:val="1"/>
          <w:rtl w:val="0"/>
        </w:rPr>
        <w:t xml:space="preserve">Our processes:</w:t>
      </w:r>
      <w:r w:rsidDel="00000000" w:rsidR="00000000" w:rsidRPr="00000000">
        <w:rPr>
          <w:rtl w:val="0"/>
        </w:rPr>
        <w:t xml:space="preserve"> We use AI to scale our operations effectively, freeing up capacity so we can maintain solid internal systems, personalise onboarding processes, and stay cohesive as we grow.</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b w:val="1"/>
          <w:bCs w:val="1"/>
          <w:rtl w:val="0"/>
        </w:rPr>
        <w:t xml:space="preserve">Our craft:</w:t>
      </w:r>
      <w:r w:rsidDel="00000000" w:rsidR="00000000" w:rsidRPr="00000000">
        <w:rPr>
          <w:rtl w:val="0"/>
        </w:rPr>
        <w:t xml:space="preserve"> We use AI to expand our technical boundaries by building with repeatable tools, allowing us to do more, move faster, and achieve what was previously out of reach.</w:t>
      </w:r>
    </w:p>
    <w:p w:rsidR="00000000" w:rsidDel="00000000" w:rsidP="00000000" w:rsidRDefault="00000000" w:rsidRPr="00000000" w14:paraId="0000003A">
      <w:pPr>
        <w:numPr>
          <w:ilvl w:val="0"/>
          <w:numId w:val="15"/>
        </w:numPr>
        <w:spacing w:after="240" w:before="0" w:beforeAutospacing="0" w:lineRule="auto"/>
        <w:ind w:left="720" w:hanging="360"/>
      </w:pPr>
      <w:r w:rsidDel="00000000" w:rsidR="00000000" w:rsidRPr="00000000">
        <w:rPr>
          <w:b w:val="1"/>
          <w:bCs w:val="1"/>
          <w:rtl w:val="0"/>
        </w:rPr>
        <w:t xml:space="preserve">Our output:</w:t>
      </w:r>
      <w:r w:rsidDel="00000000" w:rsidR="00000000" w:rsidRPr="00000000">
        <w:rPr>
          <w:rtl w:val="0"/>
        </w:rPr>
        <w:t xml:space="preserve"> We use AI for rapid learning through rapid prototyping. Getting real prototypes into users' hands allows us to test assumptions and iterate alongside business teams in real time.</w:t>
      </w:r>
    </w:p>
    <w:p w:rsidR="00000000" w:rsidDel="00000000" w:rsidP="00000000" w:rsidRDefault="00000000" w:rsidRPr="00000000" w14:paraId="0000003B">
      <w:pPr>
        <w:spacing w:after="240" w:before="240" w:lineRule="auto"/>
        <w:rPr/>
      </w:pPr>
      <w:r w:rsidDel="00000000" w:rsidR="00000000" w:rsidRPr="00000000">
        <w:rPr>
          <w:rtl w:val="0"/>
        </w:rPr>
        <w:t xml:space="preserve">As well, AI outputs often miss the operational nuances that only exist in the physical world. Public services are deeply human ecosystems, and the human judgment required to navigate them cannot be resolved in a prompt. This judgment is what drives our most important decisions:</w:t>
      </w:r>
    </w:p>
    <w:p w:rsidR="00000000" w:rsidDel="00000000" w:rsidP="00000000" w:rsidRDefault="00000000" w:rsidRPr="00000000" w14:paraId="0000003C">
      <w:pPr>
        <w:numPr>
          <w:ilvl w:val="0"/>
          <w:numId w:val="24"/>
        </w:numPr>
        <w:spacing w:after="0" w:afterAutospacing="0" w:before="240" w:lineRule="auto"/>
        <w:ind w:left="720" w:hanging="360"/>
      </w:pPr>
      <w:r w:rsidDel="00000000" w:rsidR="00000000" w:rsidRPr="00000000">
        <w:rPr>
          <w:rtl w:val="0"/>
        </w:rPr>
        <w:t xml:space="preserve">Mapping out how a new digital tool will change the rhythm of an officer’s daily routines,</w:t>
      </w:r>
    </w:p>
    <w:p w:rsidR="00000000" w:rsidDel="00000000" w:rsidP="00000000" w:rsidRDefault="00000000" w:rsidRPr="00000000" w14:paraId="0000003D">
      <w:pPr>
        <w:numPr>
          <w:ilvl w:val="0"/>
          <w:numId w:val="24"/>
        </w:numPr>
        <w:spacing w:after="0" w:afterAutospacing="0" w:before="0" w:beforeAutospacing="0" w:lineRule="auto"/>
        <w:ind w:left="720" w:hanging="360"/>
      </w:pPr>
      <w:r w:rsidDel="00000000" w:rsidR="00000000" w:rsidRPr="00000000">
        <w:rPr>
          <w:rtl w:val="0"/>
        </w:rPr>
        <w:t xml:space="preserve">Translating lived user experiences into long-term design strategies,</w:t>
      </w:r>
    </w:p>
    <w:p w:rsidR="00000000" w:rsidDel="00000000" w:rsidP="00000000" w:rsidRDefault="00000000" w:rsidRPr="00000000" w14:paraId="0000003E">
      <w:pPr>
        <w:numPr>
          <w:ilvl w:val="0"/>
          <w:numId w:val="24"/>
        </w:numPr>
        <w:spacing w:after="240" w:before="0" w:beforeAutospacing="0" w:lineRule="auto"/>
        <w:ind w:left="720" w:hanging="360"/>
      </w:pPr>
      <w:r w:rsidDel="00000000" w:rsidR="00000000" w:rsidRPr="00000000">
        <w:rPr>
          <w:rtl w:val="0"/>
        </w:rPr>
        <w:t xml:space="preserve">Turning competing institutional priorities into a blueprint that agencies can act on.</w:t>
      </w:r>
    </w:p>
    <w:p w:rsidR="00000000" w:rsidDel="00000000" w:rsidP="00000000" w:rsidRDefault="00000000" w:rsidRPr="00000000" w14:paraId="0000003F">
      <w:pPr>
        <w:spacing w:after="240" w:before="240" w:lineRule="auto"/>
        <w:rPr/>
      </w:pPr>
      <w:r w:rsidDel="00000000" w:rsidR="00000000" w:rsidRPr="00000000">
        <w:rPr>
          <w:rtl w:val="0"/>
        </w:rPr>
        <w:t xml:space="preserve">We rely on technology to handle the heavy lifting, but strategy, ethics, and human discernment cannot be replicated by a model. They remain at the core of our craft, and they are the reason our team shows up the way we do.</w:t>
      </w:r>
    </w:p>
    <w:p w:rsidR="00000000" w:rsidDel="00000000" w:rsidP="00000000" w:rsidRDefault="00000000" w:rsidRPr="00000000" w14:paraId="00000040">
      <w:pPr>
        <w:rPr>
          <w:del w:author="Mimi Nguyen" w:id="0" w:date="2026-07-08T09:15:11Z"/>
          <w:i w:val="1"/>
          <w:iCs w:val="1"/>
          <w:color w:val="999999"/>
        </w:rPr>
      </w:pPr>
      <w:del w:author="Mimi Nguyen" w:id="0" w:date="2026-07-08T09:15:11Z">
        <w:commentRangeStart w:id="7"/>
        <w:r w:rsidDel="00000000" w:rsidR="00000000" w:rsidRPr="00000000">
          <w:rPr>
            <w:i w:val="1"/>
            <w:iCs w:val="1"/>
            <w:color w:val="999999"/>
            <w:rtl w:val="0"/>
          </w:rPr>
          <w:delText xml:space="preserve">“Public services are deeply human ecosystems, </w:delText>
        </w:r>
      </w:del>
    </w:p>
    <w:p w:rsidR="00000000" w:rsidDel="00000000" w:rsidP="00000000" w:rsidRDefault="00000000" w:rsidRPr="00000000" w14:paraId="00000041">
      <w:pPr>
        <w:rPr>
          <w:i w:val="1"/>
          <w:iCs w:val="1"/>
          <w:color w:val="999999"/>
        </w:rPr>
      </w:pPr>
      <w:del w:author="Mimi Nguyen" w:id="0" w:date="2026-07-08T09:15:11Z">
        <w:r w:rsidDel="00000000" w:rsidR="00000000" w:rsidRPr="00000000">
          <w:rPr>
            <w:i w:val="1"/>
            <w:iCs w:val="1"/>
            <w:color w:val="999999"/>
            <w:rtl w:val="0"/>
          </w:rPr>
          <w:delText xml:space="preserve">and the human judgement required to navigate them can't be resolved in a prompt.</w:delText>
        </w:r>
      </w:del>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rFonts w:ascii="Inter" w:cs="Inter" w:eastAsia="Inter" w:hAnsi="Inter"/>
        </w:rPr>
      </w:pPr>
      <w:bookmarkStart w:colFirst="0" w:colLast="0" w:name="_pi9upxn0ro4s" w:id="8"/>
      <w:bookmarkEnd w:id="8"/>
      <w:r w:rsidDel="00000000" w:rsidR="00000000" w:rsidRPr="00000000">
        <w:rPr>
          <w:b w:val="1"/>
          <w:bCs w:val="1"/>
          <w:rtl w:val="0"/>
        </w:rPr>
        <w:t xml:space="preserve">2.3 Through a Discovery Lens</w:t>
      </w:r>
      <w:r w:rsidDel="00000000" w:rsidR="00000000" w:rsidRPr="00000000">
        <w:rPr>
          <w:rtl w:val="0"/>
        </w:rPr>
      </w:r>
    </w:p>
    <w:p w:rsidR="00000000" w:rsidDel="00000000" w:rsidP="00000000" w:rsidRDefault="00000000" w:rsidRPr="00000000" w14:paraId="00000044">
      <w:pPr>
        <w:rPr>
          <w:rFonts w:ascii="Inter" w:cs="Inter" w:eastAsia="Inter" w:hAnsi="Inter"/>
        </w:rPr>
      </w:pPr>
      <w:r w:rsidDel="00000000" w:rsidR="00000000" w:rsidRPr="00000000">
        <w:rPr>
          <w:rFonts w:ascii="Inter" w:cs="Inter" w:eastAsia="Inter" w:hAnsi="Inter"/>
          <w:rtl w:val="0"/>
        </w:rPr>
        <w:t xml:space="preserve">No matter how complex the legacy structures, or how siloed the agencies may be, finding an engagement's core problem begins with discovery. When we work with agency partners, our first goal is to build a shared understanding of the systems, constraints, and the people involved, while actively testing early assumptions. As the stated problem is rarely the root problem, racing ahead on assumptions is a fast track to solving a problem that may not exist. </w:t>
      </w:r>
    </w:p>
    <w:p w:rsidR="00000000" w:rsidDel="00000000" w:rsidP="00000000" w:rsidRDefault="00000000" w:rsidRPr="00000000" w14:paraId="00000045">
      <w:pPr>
        <w:rPr>
          <w:rFonts w:ascii="Inter" w:cs="Inter" w:eastAsia="Inter" w:hAnsi="Inter"/>
        </w:rPr>
      </w:pPr>
      <w:r w:rsidDel="00000000" w:rsidR="00000000" w:rsidRPr="00000000">
        <w:rPr>
          <w:rtl w:val="0"/>
        </w:rPr>
      </w:r>
    </w:p>
    <w:p w:rsidR="00000000" w:rsidDel="00000000" w:rsidP="00000000" w:rsidRDefault="00000000" w:rsidRPr="00000000" w14:paraId="00000046">
      <w:pPr>
        <w:rPr>
          <w:rFonts w:ascii="Inter" w:cs="Inter" w:eastAsia="Inter" w:hAnsi="Inter"/>
          <w:b w:val="1"/>
          <w:bCs w:val="1"/>
        </w:rPr>
      </w:pPr>
      <w:commentRangeStart w:id="8"/>
      <w:r w:rsidDel="00000000" w:rsidR="00000000" w:rsidRPr="00000000">
        <w:rPr>
          <w:rFonts w:ascii="Inter" w:cs="Inter" w:eastAsia="Inter" w:hAnsi="Inter"/>
          <w:b w:val="1"/>
          <w:bCs w:val="1"/>
          <w:rtl w:val="0"/>
        </w:rPr>
        <w:t xml:space="preserve">&gt; The Cost of Bypassing Discovery</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7">
      <w:pPr>
        <w:rPr>
          <w:rFonts w:ascii="Inter" w:cs="Inter" w:eastAsia="Inter" w:hAnsi="Inter"/>
        </w:rPr>
      </w:pPr>
      <w:r w:rsidDel="00000000" w:rsidR="00000000" w:rsidRPr="00000000">
        <w:rPr>
          <w:rFonts w:ascii="Inter" w:cs="Inter" w:eastAsia="Inter" w:hAnsi="Inter"/>
          <w:rtl w:val="0"/>
        </w:rPr>
        <w:t xml:space="preserve">Skipping the discovery phase fundamentally shifts the product’s risk, scope, and strategic focus. Here is what happens when an insight-led endeavour is replaced by unverified assumptions: </w:t>
      </w:r>
    </w:p>
    <w:p w:rsidR="00000000" w:rsidDel="00000000" w:rsidP="00000000" w:rsidRDefault="00000000" w:rsidRPr="00000000" w14:paraId="00000048">
      <w:pPr>
        <w:rPr>
          <w:rFonts w:ascii="Inter" w:cs="Inter" w:eastAsia="Inter" w:hAnsi="Inter"/>
        </w:rPr>
      </w:pPr>
      <w:r w:rsidDel="00000000" w:rsidR="00000000" w:rsidRPr="00000000">
        <w:rPr>
          <w:rtl w:val="0"/>
        </w:rPr>
      </w:r>
    </w:p>
    <w:tbl>
      <w:tblPr>
        <w:tblStyle w:val="Table3"/>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140"/>
        <w:tblGridChange w:id="0">
          <w:tblGrid>
            <w:gridCol w:w="4395"/>
            <w:gridCol w:w="414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Without Discovery (Assumption-Led)</w:t>
            </w:r>
          </w:p>
        </w:tc>
        <w:tc>
          <w:tcPr>
            <w:tcBorders>
              <w:top w:color="efefef" w:space="0" w:sz="8" w:val="single"/>
              <w:left w:color="efefef" w:space="0" w:sz="8" w:val="single"/>
              <w:bottom w:color="666666" w:space="0" w:sz="8" w:val="single"/>
              <w:right w:color="efefe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With Discovery (Insight-Led)</w:t>
            </w:r>
          </w:p>
        </w:tc>
      </w:tr>
      <w:tr>
        <w:trPr>
          <w:cantSplit w:val="0"/>
          <w:trHeight w:val="3116.07421875" w:hRule="atLeast"/>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B">
            <w:pPr>
              <w:numPr>
                <w:ilvl w:val="0"/>
                <w:numId w:val="3"/>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High Risk: </w:t>
            </w:r>
            <w:r w:rsidDel="00000000" w:rsidR="00000000" w:rsidRPr="00000000">
              <w:rPr>
                <w:rFonts w:ascii="Inter" w:cs="Inter" w:eastAsia="Inter" w:hAnsi="Inter"/>
                <w:sz w:val="20"/>
                <w:szCs w:val="20"/>
                <w:rtl w:val="0"/>
              </w:rPr>
              <w:t xml:space="preserve">Building unverified features that fail post-launch, draining agency time and budget.</w:t>
              <w:br w:type="textWrapping"/>
            </w:r>
          </w:p>
          <w:p w:rsidR="00000000" w:rsidDel="00000000" w:rsidP="00000000" w:rsidRDefault="00000000" w:rsidRPr="00000000" w14:paraId="0000004C">
            <w:pPr>
              <w:numPr>
                <w:ilvl w:val="0"/>
                <w:numId w:val="3"/>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Bloated Scope:</w:t>
            </w:r>
            <w:r w:rsidDel="00000000" w:rsidR="00000000" w:rsidRPr="00000000">
              <w:rPr>
                <w:rFonts w:ascii="Inter" w:cs="Inter" w:eastAsia="Inter" w:hAnsi="Inter"/>
                <w:sz w:val="20"/>
                <w:szCs w:val="20"/>
                <w:rtl w:val="0"/>
              </w:rPr>
              <w:t xml:space="preserve"> Reacting to symptoms by trying to solve every adjacent issue at once.</w:t>
              <w:br w:type="textWrapping"/>
            </w:r>
          </w:p>
          <w:p w:rsidR="00000000" w:rsidDel="00000000" w:rsidP="00000000" w:rsidRDefault="00000000" w:rsidRPr="00000000" w14:paraId="0000004D">
            <w:pPr>
              <w:numPr>
                <w:ilvl w:val="0"/>
                <w:numId w:val="3"/>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Output-focused:</w:t>
            </w:r>
            <w:r w:rsidDel="00000000" w:rsidR="00000000" w:rsidRPr="00000000">
              <w:rPr>
                <w:rFonts w:ascii="Inter" w:cs="Inter" w:eastAsia="Inter" w:hAnsi="Inter"/>
                <w:sz w:val="20"/>
                <w:szCs w:val="20"/>
                <w:rtl w:val="0"/>
              </w:rPr>
              <w:t xml:space="preserve"> Delivering a rigid product that performs a function but misses the human context</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31"/>
              </w:numPr>
              <w:spacing w:line="240" w:lineRule="auto"/>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De-risked:</w:t>
            </w:r>
            <w:r w:rsidDel="00000000" w:rsidR="00000000" w:rsidRPr="00000000">
              <w:rPr>
                <w:rFonts w:ascii="Inter" w:cs="Inter" w:eastAsia="Inter" w:hAnsi="Inter"/>
                <w:sz w:val="20"/>
                <w:szCs w:val="20"/>
                <w:rtl w:val="0"/>
              </w:rPr>
              <w:t xml:space="preserve"> Validating concepts early to save effort, cost, and structural friction.</w:t>
              <w:br w:type="textWrapping"/>
            </w:r>
          </w:p>
          <w:p w:rsidR="00000000" w:rsidDel="00000000" w:rsidP="00000000" w:rsidRDefault="00000000" w:rsidRPr="00000000" w14:paraId="0000004F">
            <w:pPr>
              <w:widowControl w:val="0"/>
              <w:numPr>
                <w:ilvl w:val="0"/>
                <w:numId w:val="31"/>
              </w:numPr>
              <w:spacing w:line="240" w:lineRule="auto"/>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Strategic Scope: </w:t>
            </w:r>
            <w:r w:rsidDel="00000000" w:rsidR="00000000" w:rsidRPr="00000000">
              <w:rPr>
                <w:rFonts w:ascii="Inter" w:cs="Inter" w:eastAsia="Inter" w:hAnsi="Inter"/>
                <w:sz w:val="20"/>
                <w:szCs w:val="20"/>
                <w:rtl w:val="0"/>
              </w:rPr>
              <w:t xml:space="preserve">Focusing collective effort on features that drive the highest systemic impact.</w:t>
              <w:br w:type="textWrapping"/>
            </w:r>
          </w:p>
          <w:p w:rsidR="00000000" w:rsidDel="00000000" w:rsidP="00000000" w:rsidRDefault="00000000" w:rsidRPr="00000000" w14:paraId="00000050">
            <w:pPr>
              <w:widowControl w:val="0"/>
              <w:numPr>
                <w:ilvl w:val="0"/>
                <w:numId w:val="31"/>
              </w:numPr>
              <w:spacing w:line="240" w:lineRule="auto"/>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Outcome-focused:</w:t>
            </w:r>
            <w:r w:rsidDel="00000000" w:rsidR="00000000" w:rsidRPr="00000000">
              <w:rPr>
                <w:rFonts w:ascii="Inter" w:cs="Inter" w:eastAsia="Inter" w:hAnsi="Inter"/>
                <w:sz w:val="20"/>
                <w:szCs w:val="20"/>
                <w:rtl w:val="0"/>
              </w:rPr>
              <w:t xml:space="preserve"> Delivering an adaptable capability that solves a real, verified user problem.</w:t>
            </w:r>
          </w:p>
        </w:tc>
      </w:tr>
    </w:tbl>
    <w:p w:rsidR="00000000" w:rsidDel="00000000" w:rsidP="00000000" w:rsidRDefault="00000000" w:rsidRPr="00000000" w14:paraId="00000051">
      <w:pPr>
        <w:rPr>
          <w:rFonts w:ascii="Inter" w:cs="Inter" w:eastAsia="Inter" w:hAnsi="Inter"/>
        </w:rPr>
      </w:pPr>
      <w:r w:rsidDel="00000000" w:rsidR="00000000" w:rsidRPr="00000000">
        <w:rPr>
          <w:rtl w:val="0"/>
        </w:rPr>
      </w:r>
    </w:p>
    <w:p w:rsidR="00000000" w:rsidDel="00000000" w:rsidP="00000000" w:rsidRDefault="00000000" w:rsidRPr="00000000" w14:paraId="00000052">
      <w:pPr>
        <w:rPr>
          <w:rFonts w:ascii="Inter" w:cs="Inter" w:eastAsia="Inter" w:hAnsi="Inter"/>
          <w:b w:val="1"/>
          <w:bCs w:val="1"/>
        </w:rPr>
      </w:pPr>
      <w:r w:rsidDel="00000000" w:rsidR="00000000" w:rsidRPr="00000000">
        <w:rPr>
          <w:rFonts w:ascii="Inter" w:cs="Inter" w:eastAsia="Inter" w:hAnsi="Inter"/>
          <w:b w:val="1"/>
          <w:bCs w:val="1"/>
          <w:rtl w:val="0"/>
        </w:rPr>
        <w:t xml:space="preserve">&gt; The GTC Design Path</w:t>
      </w:r>
    </w:p>
    <w:p w:rsidR="00000000" w:rsidDel="00000000" w:rsidP="00000000" w:rsidRDefault="00000000" w:rsidRPr="00000000" w14:paraId="00000053">
      <w:pPr>
        <w:spacing w:after="240" w:before="240" w:lineRule="auto"/>
        <w:rPr>
          <w:rFonts w:ascii="Inter" w:cs="Inter" w:eastAsia="Inter" w:hAnsi="Inter"/>
        </w:rPr>
      </w:pPr>
      <w:r w:rsidDel="00000000" w:rsidR="00000000" w:rsidRPr="00000000">
        <w:rPr>
          <w:rFonts w:ascii="Inter" w:cs="Inter" w:eastAsia="Inter" w:hAnsi="Inter"/>
          <w:rtl w:val="0"/>
        </w:rPr>
        <w:t xml:space="preserve">Complex products and engagement tend to stall in one of two ways. </w:t>
      </w:r>
      <w:r w:rsidDel="00000000" w:rsidR="00000000" w:rsidRPr="00000000">
        <w:rPr>
          <w:rtl w:val="0"/>
        </w:rPr>
      </w:r>
    </w:p>
    <w:p w:rsidR="00000000" w:rsidDel="00000000" w:rsidP="00000000" w:rsidRDefault="00000000" w:rsidRPr="00000000" w14:paraId="00000054">
      <w:pPr>
        <w:numPr>
          <w:ilvl w:val="0"/>
          <w:numId w:val="4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Building without Evidence (The Blind Sprint):</w:t>
      </w:r>
      <w:r w:rsidDel="00000000" w:rsidR="00000000" w:rsidRPr="00000000">
        <w:rPr>
          <w:rFonts w:ascii="Inter" w:cs="Inter" w:eastAsia="Inter" w:hAnsi="Inter"/>
          <w:rtl w:val="0"/>
        </w:rPr>
        <w:t xml:space="preserve"> building straight into engineering on unverified assumptions and solutions, then discovering post-launch that the problem was misunderstood.</w:t>
      </w:r>
      <w:r w:rsidDel="00000000" w:rsidR="00000000" w:rsidRPr="00000000">
        <w:rPr>
          <w:rtl w:val="0"/>
        </w:rPr>
      </w:r>
    </w:p>
    <w:p w:rsidR="00000000" w:rsidDel="00000000" w:rsidP="00000000" w:rsidRDefault="00000000" w:rsidRPr="00000000" w14:paraId="00000055">
      <w:pPr>
        <w:numPr>
          <w:ilvl w:val="0"/>
          <w:numId w:val="4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Discovering without Building (The Analysis Paralysis):</w:t>
      </w:r>
      <w:r w:rsidDel="00000000" w:rsidR="00000000" w:rsidRPr="00000000">
        <w:rPr>
          <w:rFonts w:ascii="Inter" w:cs="Inter" w:eastAsia="Inter" w:hAnsi="Inter"/>
          <w:rtl w:val="0"/>
        </w:rPr>
        <w:t xml:space="preserve">  months of research that surfaces brilliant insights, but they stay trapped in slide decks and never become working software.</w:t>
      </w:r>
    </w:p>
    <w:p w:rsidR="00000000" w:rsidDel="00000000" w:rsidP="00000000" w:rsidRDefault="00000000" w:rsidRPr="00000000" w14:paraId="00000056">
      <w:pPr>
        <w:spacing w:after="240" w:before="240" w:lineRule="auto"/>
        <w:rPr>
          <w:rFonts w:ascii="Inter" w:cs="Inter" w:eastAsia="Inter" w:hAnsi="Inter"/>
        </w:rPr>
      </w:pPr>
      <w:r w:rsidDel="00000000" w:rsidR="00000000" w:rsidRPr="00000000">
        <w:rPr>
          <w:rFonts w:ascii="Inter" w:cs="Inter" w:eastAsia="Inter" w:hAnsi="Inter"/>
          <w:rtl w:val="0"/>
        </w:rPr>
        <w:t xml:space="preserve">The GTC Path runs directly through the middle. We treat discovery and rapid prototyping as one continuous loop, ensuring that every solution we build is grounded in real-world evidence, and every insight we uncover is immediately tested in a working prototype.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Inter" w:cs="Inter" w:eastAsia="Inter" w:hAnsi="Inter"/>
                <w:color w:val="1264a3"/>
                <w:sz w:val="18"/>
                <w:szCs w:val="18"/>
              </w:rPr>
            </w:pPr>
            <w:commentRangeStart w:id="9"/>
            <w:r w:rsidDel="00000000" w:rsidR="00000000" w:rsidRPr="00000000">
              <w:rPr>
                <w:rFonts w:ascii="Inter" w:cs="Inter" w:eastAsia="Inter" w:hAnsi="Inter"/>
                <w:color w:val="1264a3"/>
                <w:sz w:val="18"/>
                <w:szCs w:val="18"/>
                <w:rtl w:val="0"/>
              </w:rPr>
              <w:t xml:space="preserve"> APPROACH A]</w:t>
            </w:r>
          </w:p>
          <w:p w:rsidR="00000000" w:rsidDel="00000000" w:rsidP="00000000" w:rsidRDefault="00000000" w:rsidRPr="00000000" w14:paraId="00000058">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Build without Discovery</w:t>
            </w:r>
          </w:p>
          <w:p w:rsidR="00000000" w:rsidDel="00000000" w:rsidP="00000000" w:rsidRDefault="00000000" w:rsidRPr="00000000" w14:paraId="00000059">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w:t>
            </w:r>
          </w:p>
          <w:p w:rsidR="00000000" w:rsidDel="00000000" w:rsidP="00000000" w:rsidRDefault="00000000" w:rsidRPr="00000000" w14:paraId="0000005A">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Solving the wrong problem with high confidence</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 APPROACH B ]</w:t>
            </w:r>
          </w:p>
          <w:p w:rsidR="00000000" w:rsidDel="00000000" w:rsidP="00000000" w:rsidRDefault="00000000" w:rsidRPr="00000000" w14:paraId="0000005C">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Discovery without Build</w:t>
            </w:r>
          </w:p>
          <w:p w:rsidR="00000000" w:rsidDel="00000000" w:rsidP="00000000" w:rsidRDefault="00000000" w:rsidRPr="00000000" w14:paraId="0000005D">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w:t>
            </w:r>
          </w:p>
          <w:p w:rsidR="00000000" w:rsidDel="00000000" w:rsidP="00000000" w:rsidRDefault="00000000" w:rsidRPr="00000000" w14:paraId="0000005E">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Problem identified but no build was made</w:t>
            </w:r>
          </w:p>
        </w:tc>
      </w:tr>
      <w:tr>
        <w:trPr>
          <w:cantSplit w:val="0"/>
          <w:trHeight w:val="380" w:hRule="atLeast"/>
          <w:tblHeader w:val="0"/>
        </w:trPr>
        <w:tc>
          <w:tcPr>
            <w:gridSpan w:val="2"/>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Inter" w:cs="Inter" w:eastAsia="Inter" w:hAnsi="Inter"/>
                <w:color w:val="1264a3"/>
                <w:sz w:val="18"/>
                <w:szCs w:val="18"/>
              </w:rPr>
            </w:pPr>
            <w:commentRangeEnd w:id="9"/>
            <w:r w:rsidDel="00000000" w:rsidR="00000000" w:rsidRPr="00000000">
              <w:commentReference w:id="9"/>
            </w:r>
            <w:commentRangeStart w:id="10"/>
            <w:r w:rsidDel="00000000" w:rsidR="00000000" w:rsidRPr="00000000">
              <w:rPr>
                <w:rFonts w:ascii="Inter" w:cs="Inter" w:eastAsia="Inter" w:hAnsi="Inter"/>
                <w:color w:val="1264a3"/>
                <w:sz w:val="18"/>
                <w:szCs w:val="18"/>
                <w:rtl w:val="0"/>
              </w:rPr>
              <w:t xml:space="preserve">|___________________________________________|</w:t>
            </w:r>
          </w:p>
          <w:p w:rsidR="00000000" w:rsidDel="00000000" w:rsidP="00000000" w:rsidRDefault="00000000" w:rsidRPr="00000000" w14:paraId="00000060">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 </w:t>
            </w:r>
          </w:p>
          <w:p w:rsidR="00000000" w:rsidDel="00000000" w:rsidP="00000000" w:rsidRDefault="00000000" w:rsidRPr="00000000" w14:paraId="00000061">
            <w:pPr>
              <w:widowControl w:val="0"/>
              <w:spacing w:line="240" w:lineRule="auto"/>
              <w:jc w:val="center"/>
              <w:rPr>
                <w:rFonts w:ascii="Inter" w:cs="Inter" w:eastAsia="Inter" w:hAnsi="Inter"/>
                <w:color w:val="1264a3"/>
                <w:sz w:val="18"/>
                <w:szCs w:val="18"/>
              </w:rPr>
            </w:pPr>
            <w:r w:rsidDel="00000000" w:rsidR="00000000" w:rsidRPr="00000000">
              <w:rPr>
                <w:rtl w:val="0"/>
              </w:rPr>
            </w:r>
          </w:p>
          <w:p w:rsidR="00000000" w:rsidDel="00000000" w:rsidP="00000000" w:rsidRDefault="00000000" w:rsidRPr="00000000" w14:paraId="00000062">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 The GTC Path]</w:t>
            </w:r>
          </w:p>
          <w:p w:rsidR="00000000" w:rsidDel="00000000" w:rsidP="00000000" w:rsidRDefault="00000000" w:rsidRPr="00000000" w14:paraId="00000063">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Discovery + Prototyping</w:t>
            </w:r>
          </w:p>
          <w:p w:rsidR="00000000" w:rsidDel="00000000" w:rsidP="00000000" w:rsidRDefault="00000000" w:rsidRPr="00000000" w14:paraId="00000064">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w:t>
            </w:r>
          </w:p>
          <w:p w:rsidR="00000000" w:rsidDel="00000000" w:rsidP="00000000" w:rsidRDefault="00000000" w:rsidRPr="00000000" w14:paraId="00000065">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Real signal early; continuous experimentation upstream</w:t>
            </w:r>
          </w:p>
        </w:tc>
      </w:tr>
    </w:tbl>
    <w:p w:rsidR="00000000" w:rsidDel="00000000" w:rsidP="00000000" w:rsidRDefault="00000000" w:rsidRPr="00000000" w14:paraId="00000067">
      <w:pPr>
        <w:rPr>
          <w:rFonts w:ascii="Inter" w:cs="Inter" w:eastAsia="Inter" w:hAnsi="Inter"/>
          <w:i w:val="1"/>
          <w:iCs w:val="1"/>
        </w:rPr>
      </w:pPr>
      <w:r w:rsidDel="00000000" w:rsidR="00000000" w:rsidRPr="00000000">
        <w:rPr>
          <w:rtl w:val="0"/>
        </w:rPr>
      </w:r>
    </w:p>
    <w:p w:rsidR="00000000" w:rsidDel="00000000" w:rsidP="00000000" w:rsidRDefault="00000000" w:rsidRPr="00000000" w14:paraId="00000068">
      <w:pPr>
        <w:rPr>
          <w:rFonts w:ascii="Inter" w:cs="Inter" w:eastAsia="Inter" w:hAnsi="Inter"/>
          <w:b w:val="1"/>
          <w:bCs w:val="1"/>
        </w:rPr>
      </w:pPr>
      <w:r w:rsidDel="00000000" w:rsidR="00000000" w:rsidRPr="00000000">
        <w:rPr>
          <w:rFonts w:ascii="Inter" w:cs="Inter" w:eastAsia="Inter" w:hAnsi="Inter"/>
          <w:b w:val="1"/>
          <w:bCs w:val="1"/>
          <w:rtl w:val="0"/>
        </w:rPr>
        <w:t xml:space="preserve">&gt; What Discovery Means to Us: A Two-Phase Approach </w:t>
      </w:r>
    </w:p>
    <w:p w:rsidR="00000000" w:rsidDel="00000000" w:rsidP="00000000" w:rsidRDefault="00000000" w:rsidRPr="00000000" w14:paraId="00000069">
      <w:pPr>
        <w:rPr>
          <w:rFonts w:ascii="Inter" w:cs="Inter" w:eastAsia="Inter" w:hAnsi="Inter"/>
        </w:rPr>
      </w:pPr>
      <w:r w:rsidDel="00000000" w:rsidR="00000000" w:rsidRPr="00000000">
        <w:rPr>
          <w:rFonts w:ascii="Inter" w:cs="Inter" w:eastAsia="Inter" w:hAnsi="Inter"/>
          <w:rtl w:val="0"/>
        </w:rPr>
        <w:t xml:space="preserve">The landscape of discovery is changing as quickly as the technology around it, but our purpose remains unchanged. We are to find what’s true before building a solution. What</w:t>
      </w:r>
      <w:r w:rsidDel="00000000" w:rsidR="00000000" w:rsidRPr="00000000">
        <w:rPr>
          <w:rFonts w:ascii="Inter" w:cs="Inter" w:eastAsia="Inter" w:hAnsi="Inter"/>
          <w:i w:val="1"/>
          <w:iCs w:val="1"/>
          <w:rtl w:val="0"/>
        </w:rPr>
        <w:t xml:space="preserve"> has </w:t>
      </w:r>
      <w:r w:rsidDel="00000000" w:rsidR="00000000" w:rsidRPr="00000000">
        <w:rPr>
          <w:rFonts w:ascii="Inter" w:cs="Inter" w:eastAsia="Inter" w:hAnsi="Inter"/>
          <w:rtl w:val="0"/>
        </w:rPr>
        <w:t xml:space="preserve">changed is our ability to now get from insight to evidence faster than ever. </w:t>
      </w:r>
    </w:p>
    <w:p w:rsidR="00000000" w:rsidDel="00000000" w:rsidP="00000000" w:rsidRDefault="00000000" w:rsidRPr="00000000" w14:paraId="0000006A">
      <w:pPr>
        <w:rPr>
          <w:rFonts w:ascii="Inter" w:cs="Inter" w:eastAsia="Inter" w:hAnsi="Inter"/>
        </w:rPr>
      </w:pPr>
      <w:r w:rsidDel="00000000" w:rsidR="00000000" w:rsidRPr="00000000">
        <w:rPr>
          <w:rtl w:val="0"/>
        </w:rPr>
      </w:r>
    </w:p>
    <w:p w:rsidR="00000000" w:rsidDel="00000000" w:rsidP="00000000" w:rsidRDefault="00000000" w:rsidRPr="00000000" w14:paraId="0000006B">
      <w:pPr>
        <w:rPr>
          <w:rFonts w:ascii="Inter" w:cs="Inter" w:eastAsia="Inter" w:hAnsi="Inter"/>
        </w:rPr>
      </w:pPr>
      <w:r w:rsidDel="00000000" w:rsidR="00000000" w:rsidRPr="00000000">
        <w:rPr>
          <w:rFonts w:ascii="Inter" w:cs="Inter" w:eastAsia="Inter" w:hAnsi="Inter"/>
          <w:rtl w:val="0"/>
        </w:rPr>
        <w:t xml:space="preserve">Rather than treating discovery as a linear phase, the GTC Design team sees discovery as a loop that runs in two subphases which then feed each other:</w:t>
      </w:r>
      <w:commentRangeStart w:id="11"/>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(1) Discover What’s True</w:t>
      </w:r>
      <w:commentRangeEnd w:id="11"/>
      <w:r w:rsidDel="00000000" w:rsidR="00000000" w:rsidRPr="00000000">
        <w:commentReference w:id="11"/>
      </w:r>
      <w:r w:rsidDel="00000000" w:rsidR="00000000" w:rsidRPr="00000000">
        <w:rPr>
          <w:rFonts w:ascii="Inter" w:cs="Inter" w:eastAsia="Inter" w:hAnsi="Inter"/>
          <w:rtl w:val="0"/>
        </w:rPr>
        <w:t xml:space="preserve"> and </w:t>
      </w:r>
      <w:r w:rsidDel="00000000" w:rsidR="00000000" w:rsidRPr="00000000">
        <w:rPr>
          <w:rFonts w:ascii="Inter" w:cs="Inter" w:eastAsia="Inter" w:hAnsi="Inter"/>
          <w:b w:val="1"/>
          <w:bCs w:val="1"/>
          <w:rtl w:val="0"/>
        </w:rPr>
        <w:t xml:space="preserve">(2) Discover What Works</w:t>
      </w: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06C">
      <w:pPr>
        <w:rPr>
          <w:rFonts w:ascii="Inter" w:cs="Inter" w:eastAsia="Inter" w:hAnsi="Inte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D">
            <w:pPr>
              <w:rPr>
                <w:rFonts w:ascii="Inter" w:cs="Inter" w:eastAsia="Inter" w:hAnsi="Inter"/>
                <w:b w:val="1"/>
                <w:bCs w:val="1"/>
                <w:color w:val="d9ead3"/>
              </w:rPr>
            </w:pPr>
            <w:commentRangeStart w:id="12"/>
            <w:r w:rsidDel="00000000" w:rsidR="00000000" w:rsidRPr="00000000">
              <w:rPr>
                <w:rFonts w:ascii="Inter" w:cs="Inter" w:eastAsia="Inter" w:hAnsi="Inter"/>
                <w:b w:val="1"/>
                <w:bCs w:val="1"/>
                <w:color w:val="ffffff"/>
                <w:rtl w:val="0"/>
              </w:rPr>
              <w:t xml:space="preserve">Subphase 1: Discover What’s True (To Frame a Problem)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Inter" w:cs="Inter" w:eastAsia="Inter" w:hAnsi="Inter"/>
                <w:b w:val="1"/>
                <w:bCs w:val="1"/>
              </w:rPr>
            </w:pPr>
            <w:commentRangeEnd w:id="12"/>
            <w:r w:rsidDel="00000000" w:rsidR="00000000" w:rsidRPr="00000000">
              <w:commentReference w:id="12"/>
            </w:r>
            <w:r w:rsidDel="00000000" w:rsidR="00000000" w:rsidRPr="00000000">
              <w:rPr>
                <w:rFonts w:ascii="Inter" w:cs="Inter" w:eastAsia="Inter" w:hAnsi="Inter"/>
                <w:b w:val="1"/>
                <w:bCs w:val="1"/>
                <w:rtl w:val="0"/>
              </w:rPr>
              <w:t xml:space="preserve">To anchor our strategy in facts rather than assumptions,</w:t>
            </w:r>
            <w:r w:rsidDel="00000000" w:rsidR="00000000" w:rsidRPr="00000000">
              <w:rPr>
                <w:rFonts w:ascii="Inter" w:cs="Inter" w:eastAsia="Inter" w:hAnsi="Inter"/>
                <w:rtl w:val="0"/>
              </w:rPr>
              <w:t xml:space="preserve"> we continue to analyze the current landscape. Mapping these systemic realities and stakeholder constraints aligns agency partners around the root problem, ensuring resources aren't wasted. (See 4.2 Discovery - Subphase 1).</w:t>
            </w:r>
            <w:r w:rsidDel="00000000" w:rsidR="00000000" w:rsidRPr="00000000">
              <w:rPr>
                <w:rtl w:val="0"/>
              </w:rPr>
            </w:r>
          </w:p>
        </w:tc>
      </w:tr>
    </w:tbl>
    <w:p w:rsidR="00000000" w:rsidDel="00000000" w:rsidP="00000000" w:rsidRDefault="00000000" w:rsidRPr="00000000" w14:paraId="0000006F">
      <w:pPr>
        <w:rPr>
          <w:rFonts w:ascii="Inter" w:cs="Inter" w:eastAsia="Inter" w:hAnsi="Inter"/>
          <w:b w:val="1"/>
          <w:bCs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0">
            <w:pPr>
              <w:rPr>
                <w:rFonts w:ascii="Inter" w:cs="Inter" w:eastAsia="Inter" w:hAnsi="Inter"/>
                <w:b w:val="1"/>
                <w:bCs w:val="1"/>
                <w:color w:val="93c47d"/>
              </w:rPr>
            </w:pPr>
            <w:r w:rsidDel="00000000" w:rsidR="00000000" w:rsidRPr="00000000">
              <w:rPr>
                <w:rFonts w:ascii="Inter" w:cs="Inter" w:eastAsia="Inter" w:hAnsi="Inter"/>
                <w:b w:val="1"/>
                <w:bCs w:val="1"/>
                <w:color w:val="ffffff"/>
                <w:rtl w:val="0"/>
              </w:rPr>
              <w:t xml:space="preserve">Subphase 2: Discover What Works (Rapid Experiment)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To conduct iterative solutioning to catch operational friction early.</w:t>
            </w:r>
            <w:r w:rsidDel="00000000" w:rsidR="00000000" w:rsidRPr="00000000">
              <w:rPr>
                <w:rFonts w:ascii="Inter" w:cs="Inter" w:eastAsia="Inter" w:hAnsi="Inter"/>
                <w:rtl w:val="0"/>
              </w:rPr>
              <w:t xml:space="preserve"> We pull prototyping out of late-stage development and into early discovery, ensuring ideas meet reality before we commit engineering effort. Testing these prototypes against the data validates our direction with concrete evidence and captures actual user behavior before development begins. This ultimately saves officers from administrative roadblocks and delivers a reliable experience for the public. </w:t>
            </w:r>
          </w:p>
          <w:p w:rsidR="00000000" w:rsidDel="00000000" w:rsidP="00000000" w:rsidRDefault="00000000" w:rsidRPr="00000000" w14:paraId="00000072">
            <w:pPr>
              <w:widowControl w:val="0"/>
              <w:spacing w:line="240" w:lineRule="auto"/>
              <w:rPr>
                <w:rFonts w:ascii="Inter" w:cs="Inter" w:eastAsia="Inter" w:hAnsi="Inter"/>
                <w:b w:val="1"/>
                <w:bCs w:val="1"/>
              </w:rPr>
            </w:pPr>
            <w:r w:rsidDel="00000000" w:rsidR="00000000" w:rsidRPr="00000000">
              <w:rPr>
                <w:rFonts w:ascii="Inter" w:cs="Inter" w:eastAsia="Inter" w:hAnsi="Inter"/>
                <w:rtl w:val="0"/>
              </w:rPr>
              <w:br w:type="textWrapping"/>
              <w:t xml:space="preserve">(see 4.2 Discovery – Subphase 2)</w:t>
            </w:r>
            <w:r w:rsidDel="00000000" w:rsidR="00000000" w:rsidRPr="00000000">
              <w:rPr>
                <w:rtl w:val="0"/>
              </w:rPr>
            </w:r>
          </w:p>
        </w:tc>
      </w:tr>
    </w:tbl>
    <w:p w:rsidR="00000000" w:rsidDel="00000000" w:rsidP="00000000" w:rsidRDefault="00000000" w:rsidRPr="00000000" w14:paraId="00000073">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74">
      <w:pPr>
        <w:pStyle w:val="Heading3"/>
        <w:rPr>
          <w:b w:val="1"/>
          <w:bCs w:val="1"/>
        </w:rPr>
      </w:pPr>
      <w:bookmarkStart w:colFirst="0" w:colLast="0" w:name="_y2gh4vjt67e1" w:id="9"/>
      <w:bookmarkEnd w:id="9"/>
      <w:r w:rsidDel="00000000" w:rsidR="00000000" w:rsidRPr="00000000">
        <w:rPr>
          <w:b w:val="1"/>
          <w:bCs w:val="1"/>
          <w:rtl w:val="0"/>
        </w:rPr>
        <w:t xml:space="preserve">2.4 Success in our eyes</w:t>
      </w:r>
    </w:p>
    <w:p w:rsidR="00000000" w:rsidDel="00000000" w:rsidP="00000000" w:rsidRDefault="00000000" w:rsidRPr="00000000" w14:paraId="00000075">
      <w:pPr>
        <w:rPr>
          <w:rFonts w:ascii="Inter" w:cs="Inter" w:eastAsia="Inter" w:hAnsi="Inter"/>
        </w:rPr>
      </w:pPr>
      <w:r w:rsidDel="00000000" w:rsidR="00000000" w:rsidRPr="00000000">
        <w:rPr>
          <w:rFonts w:ascii="Inter" w:cs="Inter" w:eastAsia="Inter" w:hAnsi="Inter"/>
          <w:rtl w:val="0"/>
        </w:rPr>
        <w:t xml:space="preserve">The pace of development has accelerated dramatically. But speed applied to the wrong problem is just the wrong problem </w:t>
      </w:r>
      <w:r w:rsidDel="00000000" w:rsidR="00000000" w:rsidRPr="00000000">
        <w:rPr>
          <w:rFonts w:ascii="Inter" w:cs="Inter" w:eastAsia="Inter" w:hAnsi="Inter"/>
          <w:rtl w:val="0"/>
        </w:rPr>
        <w:t xml:space="preserve">arrived</w:t>
      </w:r>
      <w:r w:rsidDel="00000000" w:rsidR="00000000" w:rsidRPr="00000000">
        <w:rPr>
          <w:rFonts w:ascii="Inter" w:cs="Inter" w:eastAsia="Inter" w:hAnsi="Inter"/>
          <w:rtl w:val="0"/>
        </w:rPr>
        <w:t xml:space="preserve"> sooner. </w:t>
      </w:r>
      <w:r w:rsidDel="00000000" w:rsidR="00000000" w:rsidRPr="00000000">
        <w:rPr>
          <w:rFonts w:ascii="Inter" w:cs="Inter" w:eastAsia="Inter" w:hAnsi="Inter"/>
          <w:rtl w:val="0"/>
        </w:rPr>
        <w:t xml:space="preserve">As public needs continue to evolve over time, getting</w:t>
      </w:r>
      <w:r w:rsidDel="00000000" w:rsidR="00000000" w:rsidRPr="00000000">
        <w:rPr>
          <w:rFonts w:ascii="Inter" w:cs="Inter" w:eastAsia="Inter" w:hAnsi="Inter"/>
          <w:rtl w:val="0"/>
        </w:rPr>
        <w:t xml:space="preserve"> it right takes more than moving quickly; it requires the judgement to know when to push forward and when to slow down, especially within institutions where the default reaction is to settle for “how it’s always been done”. </w:t>
      </w:r>
    </w:p>
    <w:p w:rsidR="00000000" w:rsidDel="00000000" w:rsidP="00000000" w:rsidRDefault="00000000" w:rsidRPr="00000000" w14:paraId="00000076">
      <w:pPr>
        <w:rPr>
          <w:rFonts w:ascii="Inter" w:cs="Inter" w:eastAsia="Inter" w:hAnsi="Inter"/>
        </w:rPr>
      </w:pPr>
      <w:r w:rsidDel="00000000" w:rsidR="00000000" w:rsidRPr="00000000">
        <w:rPr>
          <w:rtl w:val="0"/>
        </w:rPr>
      </w:r>
    </w:p>
    <w:p w:rsidR="00000000" w:rsidDel="00000000" w:rsidP="00000000" w:rsidRDefault="00000000" w:rsidRPr="00000000" w14:paraId="00000077">
      <w:pPr>
        <w:rPr>
          <w:rFonts w:ascii="Inter" w:cs="Inter" w:eastAsia="Inter" w:hAnsi="Inter"/>
        </w:rPr>
      </w:pPr>
      <w:r w:rsidDel="00000000" w:rsidR="00000000" w:rsidRPr="00000000">
        <w:rPr>
          <w:rFonts w:ascii="Inter" w:cs="Inter" w:eastAsia="Inter" w:hAnsi="Inter"/>
          <w:rtl w:val="0"/>
        </w:rPr>
        <w:t xml:space="preserve">Below are the indicators that show we are moving in the right direction:</w:t>
      </w:r>
    </w:p>
    <w:p w:rsidR="00000000" w:rsidDel="00000000" w:rsidP="00000000" w:rsidRDefault="00000000" w:rsidRPr="00000000" w14:paraId="00000078">
      <w:pPr>
        <w:rPr>
          <w:rFonts w:ascii="Inter" w:cs="Inter" w:eastAsia="Inter" w:hAnsi="Inter"/>
        </w:rPr>
      </w:pPr>
      <w:r w:rsidDel="00000000" w:rsidR="00000000" w:rsidRPr="00000000">
        <w:rPr>
          <w:rtl w:val="0"/>
        </w:rPr>
      </w:r>
    </w:p>
    <w:tbl>
      <w:tblPr>
        <w:tblStyle w:val="Table7"/>
        <w:tblW w:w="97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45"/>
        <w:gridCol w:w="6660"/>
        <w:tblGridChange w:id="0">
          <w:tblGrid>
            <w:gridCol w:w="3045"/>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numPr>
                <w:ilvl w:val="0"/>
                <w:numId w:val="30"/>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The right problems were named.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We identified and articulated the discovered problem, rather than settling on what was assumed.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30"/>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The hard line was 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We pushed back on assumptions, legacy framings rather than accepting them at face value to protect the integrity of the final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30"/>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The technology</w:t>
            </w:r>
            <w:r w:rsidDel="00000000" w:rsidR="00000000" w:rsidRPr="00000000">
              <w:rPr>
                <w:rFonts w:ascii="Inter" w:cs="Inter" w:eastAsia="Inter" w:hAnsi="Inter"/>
                <w:b w:val="1"/>
                <w:bCs w:val="1"/>
                <w:rtl w:val="0"/>
              </w:rPr>
              <w:t xml:space="preserve"> served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empowered partner agencies to deploy user-centric solutions that accurately solved real friction points and elevated the citizen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30"/>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The agency’s capabilities were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We established sustainable operational frameworks, enabling agency partners to drive the work forward without long-term dependency on GTC.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30"/>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The standard was modelled.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demonstrated a level of rigour, empathy, and speed that set a new operational template for the agency’s future endeavours.</w:t>
            </w:r>
          </w:p>
        </w:tc>
      </w:tr>
    </w:tbl>
    <w:p w:rsidR="00000000" w:rsidDel="00000000" w:rsidP="00000000" w:rsidRDefault="00000000" w:rsidRPr="00000000" w14:paraId="00000083">
      <w:pPr>
        <w:pStyle w:val="Heading2"/>
        <w:rPr>
          <w:rFonts w:ascii="Inter" w:cs="Inter" w:eastAsia="Inter" w:hAnsi="Inter"/>
          <w:sz w:val="48"/>
          <w:szCs w:val="48"/>
        </w:rPr>
      </w:pPr>
      <w:bookmarkStart w:colFirst="0" w:colLast="0" w:name="_ekjkpgo0d3ny" w:id="10"/>
      <w:bookmarkEnd w:id="10"/>
      <w:r w:rsidDel="00000000" w:rsidR="00000000" w:rsidRPr="00000000">
        <w:rPr>
          <w:rFonts w:ascii="Inter" w:cs="Inter" w:eastAsia="Inter" w:hAnsi="Inter"/>
          <w:sz w:val="48"/>
          <w:szCs w:val="48"/>
          <w:rtl w:val="0"/>
        </w:rPr>
        <w:t xml:space="preserve">03 · Our Approach</w:t>
      </w:r>
    </w:p>
    <w:p w:rsidR="00000000" w:rsidDel="00000000" w:rsidP="00000000" w:rsidRDefault="00000000" w:rsidRPr="00000000" w14:paraId="00000084">
      <w:pPr>
        <w:pStyle w:val="Heading3"/>
        <w:rPr>
          <w:b w:val="1"/>
          <w:bCs w:val="1"/>
        </w:rPr>
      </w:pPr>
      <w:bookmarkStart w:colFirst="0" w:colLast="0" w:name="_vo2annozx542" w:id="11"/>
      <w:bookmarkEnd w:id="11"/>
      <w:r w:rsidDel="00000000" w:rsidR="00000000" w:rsidRPr="00000000">
        <w:rPr>
          <w:b w:val="1"/>
          <w:bCs w:val="1"/>
          <w:rtl w:val="0"/>
        </w:rPr>
        <w:t xml:space="preserve">3.1 The Shape of Engagement</w:t>
      </w:r>
    </w:p>
    <w:p w:rsidR="00000000" w:rsidDel="00000000" w:rsidP="00000000" w:rsidRDefault="00000000" w:rsidRPr="00000000" w14:paraId="00000085">
      <w:pPr>
        <w:rPr>
          <w:rFonts w:ascii="Inter" w:cs="Inter" w:eastAsia="Inter" w:hAnsi="Inter"/>
        </w:rPr>
      </w:pPr>
      <w:r w:rsidDel="00000000" w:rsidR="00000000" w:rsidRPr="00000000">
        <w:rPr>
          <w:rFonts w:ascii="Inter" w:cs="Inter" w:eastAsia="Inter" w:hAnsi="Inter"/>
          <w:rtl w:val="0"/>
        </w:rPr>
        <w:t xml:space="preserve">Partnership is how we work.</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Agencies bring the domain knowledge and the mandate; GTC designers bring discovery capability, technology, and product expertise. Together, we build something that creates real impact for the public. Below shows where our partnership begins and ends, and why both points matter:</w:t>
      </w:r>
      <w:r w:rsidDel="00000000" w:rsidR="00000000" w:rsidRPr="00000000">
        <w:rPr>
          <w:rtl w:val="0"/>
        </w:rPr>
      </w:r>
    </w:p>
    <w:p w:rsidR="00000000" w:rsidDel="00000000" w:rsidP="00000000" w:rsidRDefault="00000000" w:rsidRPr="00000000" w14:paraId="00000086">
      <w:pPr>
        <w:rPr>
          <w:rFonts w:ascii="Inter" w:cs="Inter" w:eastAsia="Inter" w:hAnsi="Inte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264a3"/>
                <w:sz w:val="18"/>
                <w:szCs w:val="18"/>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[QUALIFYING] ───► [DISCOVERY] ───► [ BUILD &amp; LAUNCH]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—-----------------|----s1–/–s2—----|-prototyping—/—-------------------|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264a3"/>
                <w:sz w:val="18"/>
                <w:szCs w:val="18"/>
              </w:rPr>
            </w:pPr>
            <w:r w:rsidDel="00000000" w:rsidR="00000000" w:rsidRPr="00000000">
              <w:rPr>
                <w:rtl w:val="0"/>
              </w:rPr>
            </w:r>
          </w:p>
          <w:tbl>
            <w:tblPr>
              <w:tblStyle w:val="Table9"/>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95"/>
              <w:gridCol w:w="4095"/>
              <w:gridCol w:w="3045"/>
              <w:tblGridChange w:id="0">
                <w:tblGrid>
                  <w:gridCol w:w="1995"/>
                  <w:gridCol w:w="409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color w:val="1264a3"/>
                      <w:sz w:val="18"/>
                      <w:szCs w:val="18"/>
                    </w:rPr>
                  </w:pPr>
                  <w:r w:rsidDel="00000000" w:rsidR="00000000" w:rsidRPr="00000000">
                    <w:rPr>
                      <w:rFonts w:ascii="Fira Mono" w:cs="Fira Mono" w:eastAsia="Fira Mono" w:hAnsi="Fira Mono"/>
                      <w:b w:val="1"/>
                      <w:bCs w:val="1"/>
                      <w:color w:val="1264a3"/>
                      <w:sz w:val="44"/>
                      <w:szCs w:val="44"/>
                      <w:rtl w:val="0"/>
                    </w:rPr>
                    <w:t xml:space="preserve">↑</w:t>
                  </w:r>
                  <w:r w:rsidDel="00000000" w:rsidR="00000000" w:rsidRPr="00000000">
                    <w:rPr>
                      <w:rFonts w:ascii="Courier New" w:cs="Courier New" w:eastAsia="Courier New" w:hAnsi="Courier New"/>
                      <w:color w:val="1264a3"/>
                      <w:sz w:val="18"/>
                      <w:szCs w:val="18"/>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Where we 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Fira Mono" w:cs="Fira Mono" w:eastAsia="Fira Mono" w:hAnsi="Fira Mono"/>
                      <w:b w:val="1"/>
                      <w:bCs w:val="1"/>
                      <w:color w:val="1264a3"/>
                      <w:sz w:val="44"/>
                      <w:szCs w:val="44"/>
                      <w:rtl w:val="0"/>
                    </w:rPr>
                    <w:t xml:space="preserve">↑</w:t>
                  </w:r>
                  <w:r w:rsidDel="00000000" w:rsidR="00000000" w:rsidRPr="00000000">
                    <w:rPr>
                      <w:rFonts w:ascii="Courier New" w:cs="Courier New" w:eastAsia="Courier New" w:hAnsi="Courier New"/>
                      <w:color w:val="1264a3"/>
                      <w:sz w:val="18"/>
                      <w:szCs w:val="18"/>
                      <w:rtl w:val="0"/>
                    </w:rPr>
                    <w:t xml:space="preserve"> </w:t>
                  </w:r>
                </w:p>
                <w:p w:rsidR="00000000" w:rsidDel="00000000" w:rsidP="00000000" w:rsidRDefault="00000000" w:rsidRPr="00000000" w14:paraId="0000008E">
                  <w:pPr>
                    <w:widowControl w:val="0"/>
                    <w:spacing w:line="240" w:lineRule="auto"/>
                    <w:jc w:val="center"/>
                    <w:rPr>
                      <w:rFonts w:ascii="Courier New" w:cs="Courier New" w:eastAsia="Courier New" w:hAnsi="Courier New"/>
                      <w:b w:val="1"/>
                      <w:bCs w:val="1"/>
                      <w:color w:val="1264a3"/>
                      <w:sz w:val="18"/>
                      <w:szCs w:val="18"/>
                    </w:rPr>
                  </w:pPr>
                  <w:r w:rsidDel="00000000" w:rsidR="00000000" w:rsidRPr="00000000">
                    <w:rPr>
                      <w:rFonts w:ascii="Courier New" w:cs="Courier New" w:eastAsia="Courier New" w:hAnsi="Courier New"/>
                      <w:b w:val="1"/>
                      <w:bCs w:val="1"/>
                      <w:color w:val="1264a3"/>
                      <w:sz w:val="18"/>
                      <w:szCs w:val="18"/>
                      <w:rtl w:val="0"/>
                    </w:rPr>
                    <w:t xml:space="preserve">Exit Option A:</w:t>
                  </w:r>
                </w:p>
                <w:p w:rsidR="00000000" w:rsidDel="00000000" w:rsidP="00000000" w:rsidRDefault="00000000" w:rsidRPr="00000000" w14:paraId="0000008F">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Providing Guidance </w:t>
                  </w:r>
                </w:p>
                <w:p w:rsidR="00000000" w:rsidDel="00000000" w:rsidP="00000000" w:rsidRDefault="00000000" w:rsidRPr="00000000" w14:paraId="00000090">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On Key features </w:t>
                    <w:br w:type="textWrapping"/>
                    <w:t xml:space="preserve">during</w:t>
                  </w:r>
                  <w:r w:rsidDel="00000000" w:rsidR="00000000" w:rsidRPr="00000000">
                    <w:rPr>
                      <w:rFonts w:ascii="Courier New" w:cs="Courier New" w:eastAsia="Courier New" w:hAnsi="Courier New"/>
                      <w:color w:val="1264a3"/>
                      <w:sz w:val="18"/>
                      <w:szCs w:val="18"/>
                      <w:rtl w:val="0"/>
                    </w:rPr>
                    <w:t xml:space="preserve"> piloting phase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Fira Mono" w:cs="Fira Mono" w:eastAsia="Fira Mono" w:hAnsi="Fira Mono"/>
                      <w:b w:val="1"/>
                      <w:bCs w:val="1"/>
                      <w:color w:val="1264a3"/>
                      <w:sz w:val="44"/>
                      <w:szCs w:val="44"/>
                      <w:rtl w:val="0"/>
                    </w:rPr>
                    <w:t xml:space="preserve">↑</w:t>
                  </w:r>
                  <w:r w:rsidDel="00000000" w:rsidR="00000000" w:rsidRPr="00000000">
                    <w:rPr>
                      <w:rFonts w:ascii="Courier New" w:cs="Courier New" w:eastAsia="Courier New" w:hAnsi="Courier New"/>
                      <w:color w:val="1264a3"/>
                      <w:sz w:val="18"/>
                      <w:szCs w:val="18"/>
                      <w:rtl w:val="0"/>
                    </w:rPr>
                    <w:t xml:space="preserve"> </w:t>
                  </w:r>
                </w:p>
                <w:p w:rsidR="00000000" w:rsidDel="00000000" w:rsidP="00000000" w:rsidRDefault="00000000" w:rsidRPr="00000000" w14:paraId="00000092">
                  <w:pPr>
                    <w:widowControl w:val="0"/>
                    <w:spacing w:line="240" w:lineRule="auto"/>
                    <w:jc w:val="center"/>
                    <w:rPr>
                      <w:rFonts w:ascii="Courier New" w:cs="Courier New" w:eastAsia="Courier New" w:hAnsi="Courier New"/>
                      <w:b w:val="1"/>
                      <w:bCs w:val="1"/>
                      <w:color w:val="1264a3"/>
                      <w:sz w:val="18"/>
                      <w:szCs w:val="18"/>
                    </w:rPr>
                  </w:pPr>
                  <w:commentRangeStart w:id="13"/>
                  <w:r w:rsidDel="00000000" w:rsidR="00000000" w:rsidRPr="00000000">
                    <w:rPr>
                      <w:rFonts w:ascii="Courier New" w:cs="Courier New" w:eastAsia="Courier New" w:hAnsi="Courier New"/>
                      <w:b w:val="1"/>
                      <w:bCs w:val="1"/>
                      <w:color w:val="1264a3"/>
                      <w:sz w:val="18"/>
                      <w:szCs w:val="18"/>
                      <w:rtl w:val="0"/>
                    </w:rPr>
                    <w:t xml:space="preserve">Exit Option B:</w:t>
                  </w:r>
                </w:p>
                <w:p w:rsidR="00000000" w:rsidDel="00000000" w:rsidP="00000000" w:rsidRDefault="00000000" w:rsidRPr="00000000" w14:paraId="00000093">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Providing Guidance </w:t>
                  </w:r>
                </w:p>
                <w:p w:rsidR="00000000" w:rsidDel="00000000" w:rsidP="00000000" w:rsidRDefault="00000000" w:rsidRPr="00000000" w14:paraId="00000094">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On Delivering </w:t>
                  </w:r>
                </w:p>
                <w:p w:rsidR="00000000" w:rsidDel="00000000" w:rsidP="00000000" w:rsidRDefault="00000000" w:rsidRPr="00000000" w14:paraId="00000095">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Live Working Service</w:t>
                  </w:r>
                  <w:commentRangeEnd w:id="13"/>
                  <w:r w:rsidDel="00000000" w:rsidR="00000000" w:rsidRPr="00000000">
                    <w:commentReference w:id="13"/>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This diagram only shows where GTC Designers enter and exit an engagement cycle.</w:t>
            </w:r>
          </w:p>
        </w:tc>
      </w:tr>
    </w:tbl>
    <w:p w:rsidR="00000000" w:rsidDel="00000000" w:rsidP="00000000" w:rsidRDefault="00000000" w:rsidRPr="00000000" w14:paraId="00000097">
      <w:pPr>
        <w:pStyle w:val="Heading4"/>
        <w:rPr>
          <w:rFonts w:ascii="Inter" w:cs="Inter" w:eastAsia="Inter" w:hAnsi="Inter"/>
          <w:i w:val="1"/>
          <w:iCs w:val="1"/>
        </w:rPr>
      </w:pPr>
      <w:bookmarkStart w:colFirst="0" w:colLast="0" w:name="_t22dibsiy3go" w:id="12"/>
      <w:bookmarkEnd w:id="12"/>
      <w:r w:rsidDel="00000000" w:rsidR="00000000" w:rsidRPr="00000000">
        <w:rPr>
          <w:rFonts w:ascii="Inter" w:cs="Inter" w:eastAsia="Inter" w:hAnsi="Inter"/>
          <w:b w:val="1"/>
          <w:bCs w:val="1"/>
          <w:rtl w:val="0"/>
        </w:rPr>
        <w:t xml:space="preserve">&gt; Where We Enter.</w:t>
      </w:r>
      <w:r w:rsidDel="00000000" w:rsidR="00000000" w:rsidRPr="00000000">
        <w:rPr>
          <w:rtl w:val="0"/>
        </w:rPr>
      </w:r>
    </w:p>
    <w:p w:rsidR="00000000" w:rsidDel="00000000" w:rsidP="00000000" w:rsidRDefault="00000000" w:rsidRPr="00000000" w14:paraId="00000098">
      <w:pPr>
        <w:rPr>
          <w:rFonts w:ascii="Inter" w:cs="Inter" w:eastAsia="Inter" w:hAnsi="Inter"/>
        </w:rPr>
      </w:pPr>
      <w:r w:rsidDel="00000000" w:rsidR="00000000" w:rsidRPr="00000000">
        <w:rPr>
          <w:rFonts w:ascii="Inter" w:cs="Inter" w:eastAsia="Inter" w:hAnsi="Inter"/>
          <w:rtl w:val="0"/>
        </w:rPr>
        <w:t xml:space="preserve">The earlier we're brought in to help shape the problem, the more value the work creates. If the direction is already locked, the scope fixed without discovery, or the agency already committed to a specific build, our ability to help agency partners solve core issues drops significantly. Wherever we enter, we tell agencies what's still achievable from that point, so both sides begin with a shared, realistic picture of what's possible.</w:t>
      </w:r>
      <w:r w:rsidDel="00000000" w:rsidR="00000000" w:rsidRPr="00000000">
        <w:rPr>
          <w:rtl w:val="0"/>
        </w:rPr>
      </w:r>
    </w:p>
    <w:p w:rsidR="00000000" w:rsidDel="00000000" w:rsidP="00000000" w:rsidRDefault="00000000" w:rsidRPr="00000000" w14:paraId="00000099">
      <w:pPr>
        <w:pStyle w:val="Heading4"/>
        <w:rPr>
          <w:rFonts w:ascii="Inter" w:cs="Inter" w:eastAsia="Inter" w:hAnsi="Inter"/>
          <w:i w:val="1"/>
          <w:iCs w:val="1"/>
        </w:rPr>
      </w:pPr>
      <w:bookmarkStart w:colFirst="0" w:colLast="0" w:name="_tzywsgnoeww3" w:id="13"/>
      <w:bookmarkEnd w:id="13"/>
      <w:r w:rsidDel="00000000" w:rsidR="00000000" w:rsidRPr="00000000">
        <w:rPr>
          <w:rFonts w:ascii="Inter" w:cs="Inter" w:eastAsia="Inter" w:hAnsi="Inter"/>
          <w:b w:val="1"/>
          <w:bCs w:val="1"/>
          <w:rtl w:val="0"/>
        </w:rPr>
        <w:t xml:space="preserve">&gt; Where We Exit.</w:t>
      </w:r>
      <w:r w:rsidDel="00000000" w:rsidR="00000000" w:rsidRPr="00000000">
        <w:rPr>
          <w:rtl w:val="0"/>
        </w:rPr>
      </w:r>
    </w:p>
    <w:p w:rsidR="00000000" w:rsidDel="00000000" w:rsidP="00000000" w:rsidRDefault="00000000" w:rsidRPr="00000000" w14:paraId="0000009A">
      <w:pPr>
        <w:rPr>
          <w:rFonts w:ascii="Inter" w:cs="Inter" w:eastAsia="Inter" w:hAnsi="Inter"/>
        </w:rPr>
      </w:pPr>
      <w:r w:rsidDel="00000000" w:rsidR="00000000" w:rsidRPr="00000000">
        <w:rPr>
          <w:rFonts w:ascii="Inter" w:cs="Inter" w:eastAsia="Inter" w:hAnsi="Inter"/>
          <w:rtl w:val="0"/>
        </w:rPr>
        <w:t xml:space="preserve">We don’t leave teams hanging. Our intention is always to build up the agency’s own capability to carry the work forward, and that transfer of ownership starts on day one, not at the handover line. We typically step away at one of two natural exit points:</w:t>
      </w:r>
    </w:p>
    <w:p w:rsidR="00000000" w:rsidDel="00000000" w:rsidP="00000000" w:rsidRDefault="00000000" w:rsidRPr="00000000" w14:paraId="0000009B">
      <w:pPr>
        <w:rPr>
          <w:rFonts w:ascii="Inter" w:cs="Inter" w:eastAsia="Inter" w:hAnsi="Inte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Inter" w:cs="Inter" w:eastAsia="Inter" w:hAnsi="Inter"/>
                <w:b w:val="1"/>
                <w:bCs w:val="1"/>
                <w:sz w:val="20"/>
                <w:szCs w:val="20"/>
              </w:rPr>
            </w:pPr>
            <w:commentRangeStart w:id="14"/>
            <w:r w:rsidDel="00000000" w:rsidR="00000000" w:rsidRPr="00000000">
              <w:rPr>
                <w:rFonts w:ascii="Inter" w:cs="Inter" w:eastAsia="Inter" w:hAnsi="Inter"/>
                <w:b w:val="1"/>
                <w:bCs w:val="1"/>
                <w:sz w:val="20"/>
                <w:szCs w:val="20"/>
                <w:rtl w:val="0"/>
              </w:rPr>
              <w:t xml:space="preserve">Exit Option A:</w:t>
            </w:r>
            <w:r w:rsidDel="00000000" w:rsidR="00000000" w:rsidRPr="00000000">
              <w:rPr>
                <w:rtl w:val="0"/>
              </w:rPr>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Exit Option B:</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E">
            <w:pPr>
              <w:rPr>
                <w:rFonts w:ascii="Inter" w:cs="Inter" w:eastAsia="Inter" w:hAnsi="Inter"/>
                <w:sz w:val="20"/>
                <w:szCs w:val="20"/>
              </w:rPr>
            </w:pPr>
            <w:commentRangeEnd w:id="14"/>
            <w:r w:rsidDel="00000000" w:rsidR="00000000" w:rsidRPr="00000000">
              <w:commentReference w:id="14"/>
            </w:r>
            <w:r w:rsidDel="00000000" w:rsidR="00000000" w:rsidRPr="00000000">
              <w:rPr>
                <w:rFonts w:ascii="Inter" w:cs="Inter" w:eastAsia="Inter" w:hAnsi="Inter"/>
                <w:b w:val="1"/>
                <w:bCs w:val="1"/>
                <w:sz w:val="20"/>
                <w:szCs w:val="20"/>
                <w:rtl w:val="0"/>
              </w:rPr>
              <w:t xml:space="preserve">Entry of  Build and Delivery. </w:t>
            </w:r>
            <w:r w:rsidDel="00000000" w:rsidR="00000000" w:rsidRPr="00000000">
              <w:rPr>
                <w:rFonts w:ascii="Inter" w:cs="Inter" w:eastAsia="Inter" w:hAnsi="Inter"/>
                <w:sz w:val="20"/>
                <w:szCs w:val="20"/>
                <w:rtl w:val="0"/>
              </w:rPr>
              <w:t xml:space="preserve">GTC designers hand off after the initial pilot phase, having helped agencies build key features of the final solutioning. To support the next steps of production, we provide necessary artifacts and documentation. Other GTC team members may step in here to support agency partners with capability building. (See 4.3 Build and Delivery, 3.3 Building Lasting Capabilities)</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Inter" w:cs="Inter" w:eastAsia="Inter" w:hAnsi="Inter"/>
                <w:i w:val="1"/>
                <w:iCs w:val="1"/>
                <w:sz w:val="20"/>
                <w:szCs w:val="20"/>
              </w:rPr>
            </w:pPr>
            <w:r w:rsidDel="00000000" w:rsidR="00000000" w:rsidRPr="00000000">
              <w:rPr>
                <w:rFonts w:ascii="Inter" w:cs="Inter" w:eastAsia="Inter" w:hAnsi="Inter"/>
                <w:b w:val="1"/>
                <w:bCs w:val="1"/>
                <w:sz w:val="20"/>
                <w:szCs w:val="20"/>
                <w:rtl w:val="0"/>
              </w:rPr>
              <w:t xml:space="preserve">End</w:t>
            </w:r>
            <w:r w:rsidDel="00000000" w:rsidR="00000000" w:rsidRPr="00000000">
              <w:rPr>
                <w:rFonts w:ascii="Inter" w:cs="Inter" w:eastAsia="Inter" w:hAnsi="Inter"/>
                <w:b w:val="1"/>
                <w:bCs w:val="1"/>
                <w:sz w:val="20"/>
                <w:szCs w:val="20"/>
                <w:rtl w:val="0"/>
              </w:rPr>
              <w:t xml:space="preserve"> of </w:t>
            </w:r>
            <w:r w:rsidDel="00000000" w:rsidR="00000000" w:rsidRPr="00000000">
              <w:rPr>
                <w:rFonts w:ascii="Inter" w:cs="Inter" w:eastAsia="Inter" w:hAnsi="Inter"/>
                <w:b w:val="1"/>
                <w:bCs w:val="1"/>
                <w:sz w:val="20"/>
                <w:szCs w:val="20"/>
                <w:rtl w:val="0"/>
              </w:rPr>
              <w:t xml:space="preserve"> Build </w:t>
            </w:r>
            <w:r w:rsidDel="00000000" w:rsidR="00000000" w:rsidRPr="00000000">
              <w:rPr>
                <w:rFonts w:ascii="Inter" w:cs="Inter" w:eastAsia="Inter" w:hAnsi="Inter"/>
                <w:b w:val="1"/>
                <w:bCs w:val="1"/>
                <w:sz w:val="20"/>
                <w:szCs w:val="20"/>
                <w:rtl w:val="0"/>
              </w:rPr>
              <w:t xml:space="preserve">and Delivery.  </w:t>
            </w:r>
            <w:r w:rsidDel="00000000" w:rsidR="00000000" w:rsidRPr="00000000">
              <w:rPr>
                <w:rFonts w:ascii="Inter" w:cs="Inter" w:eastAsia="Inter" w:hAnsi="Inter"/>
                <w:sz w:val="20"/>
                <w:szCs w:val="20"/>
                <w:rtl w:val="0"/>
              </w:rPr>
              <w:t xml:space="preserve">GTC designers stay through the actual build and launch, stepping away only when the service is live and the agency team is fully equipped to run it independently</w:t>
            </w:r>
            <w:r w:rsidDel="00000000" w:rsidR="00000000" w:rsidRPr="00000000">
              <w:rPr>
                <w:rFonts w:ascii="Inter" w:cs="Inter" w:eastAsia="Inter" w:hAnsi="Inter"/>
                <w:b w:val="1"/>
                <w:bCs w:val="1"/>
                <w:sz w:val="20"/>
                <w:szCs w:val="20"/>
                <w:rtl w:val="0"/>
              </w:rPr>
              <w:t xml:space="preserve">. </w:t>
            </w:r>
            <w:r w:rsidDel="00000000" w:rsidR="00000000" w:rsidRPr="00000000">
              <w:rPr>
                <w:rFonts w:ascii="Inter" w:cs="Inter" w:eastAsia="Inter" w:hAnsi="Inter"/>
                <w:sz w:val="20"/>
                <w:szCs w:val="20"/>
                <w:rtl w:val="0"/>
              </w:rPr>
              <w:t xml:space="preserve">(See 4.3 Build and Delivery)</w:t>
            </w:r>
            <w:r w:rsidDel="00000000" w:rsidR="00000000" w:rsidRPr="00000000">
              <w:rPr>
                <w:rtl w:val="0"/>
              </w:rPr>
            </w:r>
          </w:p>
        </w:tc>
      </w:tr>
    </w:tbl>
    <w:p w:rsidR="00000000" w:rsidDel="00000000" w:rsidP="00000000" w:rsidRDefault="00000000" w:rsidRPr="00000000" w14:paraId="000000A0">
      <w:pPr>
        <w:rPr>
          <w:rFonts w:ascii="Inter" w:cs="Inter" w:eastAsia="Inter" w:hAnsi="Inter"/>
        </w:rPr>
      </w:pPr>
      <w:r w:rsidDel="00000000" w:rsidR="00000000" w:rsidRPr="00000000">
        <w:rPr>
          <w:rtl w:val="0"/>
        </w:rPr>
      </w:r>
    </w:p>
    <w:p w:rsidR="00000000" w:rsidDel="00000000" w:rsidP="00000000" w:rsidRDefault="00000000" w:rsidRPr="00000000" w14:paraId="000000A1">
      <w:pPr>
        <w:pStyle w:val="Heading3"/>
        <w:rPr>
          <w:rFonts w:ascii="Inter" w:cs="Inter" w:eastAsia="Inter" w:hAnsi="Inter"/>
          <w:i w:val="1"/>
          <w:iCs w:val="1"/>
        </w:rPr>
      </w:pPr>
      <w:bookmarkStart w:colFirst="0" w:colLast="0" w:name="_lqspqbleky7u" w:id="14"/>
      <w:bookmarkEnd w:id="14"/>
      <w:r w:rsidDel="00000000" w:rsidR="00000000" w:rsidRPr="00000000">
        <w:rPr>
          <w:b w:val="1"/>
          <w:bCs w:val="1"/>
          <w:rtl w:val="0"/>
        </w:rPr>
        <w:t xml:space="preserve">3.2  The Work We Build On </w:t>
      </w:r>
      <w:r w:rsidDel="00000000" w:rsidR="00000000" w:rsidRPr="00000000">
        <w:rPr>
          <w:rtl w:val="0"/>
        </w:rPr>
      </w:r>
    </w:p>
    <w:p w:rsidR="00000000" w:rsidDel="00000000" w:rsidP="00000000" w:rsidRDefault="00000000" w:rsidRPr="00000000" w14:paraId="000000A2">
      <w:pPr>
        <w:pStyle w:val="Heading4"/>
        <w:rPr>
          <w:rFonts w:ascii="Inter" w:cs="Inter" w:eastAsia="Inter" w:hAnsi="Inter"/>
        </w:rPr>
      </w:pPr>
      <w:bookmarkStart w:colFirst="0" w:colLast="0" w:name="_1e6amruzs3pk" w:id="15"/>
      <w:bookmarkEnd w:id="15"/>
      <w:r w:rsidDel="00000000" w:rsidR="00000000" w:rsidRPr="00000000">
        <w:rPr>
          <w:rFonts w:ascii="Inter" w:cs="Inter" w:eastAsia="Inter" w:hAnsi="Inter"/>
          <w:b w:val="1"/>
          <w:bCs w:val="1"/>
          <w:rtl w:val="0"/>
        </w:rPr>
        <w:t xml:space="preserve">&gt; </w:t>
      </w:r>
      <w:r w:rsidDel="00000000" w:rsidR="00000000" w:rsidRPr="00000000">
        <w:rPr>
          <w:rFonts w:ascii="Inter" w:cs="Inter" w:eastAsia="Inter" w:hAnsi="Inter"/>
          <w:b w:val="1"/>
          <w:bCs w:val="1"/>
          <w:rtl w:val="0"/>
        </w:rPr>
        <w:t xml:space="preserve">Engagement We Take On.</w:t>
      </w:r>
      <w:r w:rsidDel="00000000" w:rsidR="00000000" w:rsidRPr="00000000">
        <w:rPr>
          <w:rFonts w:ascii="Inter" w:cs="Inter" w:eastAsia="Inter" w:hAnsi="Inter"/>
          <w:rtl w:val="0"/>
        </w:rPr>
        <w:t xml:space="preserve"> </w:t>
      </w:r>
    </w:p>
    <w:p w:rsidR="00000000" w:rsidDel="00000000" w:rsidP="00000000" w:rsidRDefault="00000000" w:rsidRPr="00000000" w14:paraId="000000A3">
      <w:pPr>
        <w:rPr>
          <w:rFonts w:ascii="Inter" w:cs="Inter" w:eastAsia="Inter" w:hAnsi="Inter"/>
        </w:rPr>
      </w:pPr>
      <w:r w:rsidDel="00000000" w:rsidR="00000000" w:rsidRPr="00000000">
        <w:rPr>
          <w:rFonts w:ascii="Inter" w:cs="Inter" w:eastAsia="Inter" w:hAnsi="Inter"/>
          <w:rtl w:val="0"/>
        </w:rPr>
        <w:t xml:space="preserve">Our work starts with two conditions: (1) a problem worth solving, and (2) a partner ready to work alongside us to solve it. Before committing to an engagement, we work together to understand the engagement landscape— whether the budget is secured, what it covers, and whether it aligns with the proposed scope. Surfacing this early builds the transparency that makes for a productive partnership. (See 4.1 Qualifying) </w:t>
        <w:br w:type="textWrapping"/>
      </w:r>
    </w:p>
    <w:tbl>
      <w:tblPr>
        <w:tblStyle w:val="Table1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5205"/>
        <w:tblGridChange w:id="0">
          <w:tblGrid>
            <w:gridCol w:w="3915"/>
            <w:gridCol w:w="5205"/>
          </w:tblGrid>
        </w:tblGridChange>
      </w:tblGrid>
      <w:tr>
        <w:trPr>
          <w:cantSplit w:val="0"/>
          <w:tblHeader w:val="0"/>
        </w:trPr>
        <w:tc>
          <w:tcPr>
            <w:tcBorders>
              <w:top w:color="cfe2f3" w:space="0" w:sz="8" w:val="single"/>
              <w:left w:color="cfe2f3" w:space="0" w:sz="8" w:val="single"/>
              <w:bottom w:color="cfe2f3" w:space="0" w:sz="8" w:val="single"/>
              <w:right w:color="cfe2f3"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The Scenario</w:t>
            </w:r>
          </w:p>
        </w:tc>
        <w:tc>
          <w:tcPr>
            <w:tcBorders>
              <w:top w:color="cfe2f3" w:space="0" w:sz="8" w:val="single"/>
              <w:left w:color="cfe2f3" w:space="0" w:sz="8" w:val="single"/>
              <w:bottom w:color="cfe2f3" w:space="0" w:sz="8" w:val="single"/>
              <w:right w:color="cfe2f3"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What we Do</w:t>
            </w:r>
          </w:p>
        </w:tc>
      </w:tr>
      <w:tr>
        <w:trPr>
          <w:cantSplit w:val="0"/>
          <w:tblHeader w:val="0"/>
        </w:trPr>
        <w:tc>
          <w:tcPr>
            <w:tcBorders>
              <w:top w:color="cfe2f3"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Legacy System Overhaul.</w:t>
            </w:r>
          </w:p>
          <w:p w:rsidR="00000000" w:rsidDel="00000000" w:rsidP="00000000" w:rsidRDefault="00000000" w:rsidRPr="00000000" w14:paraId="000000A7">
            <w:pPr>
              <w:widowControl w:val="0"/>
              <w:spacing w:line="240" w:lineRule="auto"/>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An agency’s legacy system is failing both users and officers.</w:t>
            </w:r>
          </w:p>
        </w:tc>
        <w:tc>
          <w:tcPr>
            <w:tcBorders>
              <w:top w:color="cfe2f3"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8">
            <w:pPr>
              <w:widowControl w:val="0"/>
              <w:numPr>
                <w:ilvl w:val="0"/>
                <w:numId w:val="44"/>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Discover what is actually broken</w:t>
            </w:r>
          </w:p>
          <w:p w:rsidR="00000000" w:rsidDel="00000000" w:rsidP="00000000" w:rsidRDefault="00000000" w:rsidRPr="00000000" w14:paraId="000000A9">
            <w:pPr>
              <w:widowControl w:val="0"/>
              <w:numPr>
                <w:ilvl w:val="0"/>
                <w:numId w:val="44"/>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Map the full service</w:t>
            </w:r>
          </w:p>
          <w:p w:rsidR="00000000" w:rsidDel="00000000" w:rsidP="00000000" w:rsidRDefault="00000000" w:rsidRPr="00000000" w14:paraId="000000AA">
            <w:pPr>
              <w:widowControl w:val="0"/>
              <w:numPr>
                <w:ilvl w:val="0"/>
                <w:numId w:val="44"/>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Prototype what an improved version could look like.</w:t>
            </w:r>
          </w:p>
        </w:tc>
      </w:tr>
      <w:tr>
        <w:trPr>
          <w:cantSplit w:val="0"/>
          <w:tblHeader w:val="0"/>
        </w:trPr>
        <w:tc>
          <w:tcPr>
            <w:tcBorders>
              <w:top w:color="6fa8dc"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B">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Digital Policy Validation.</w:t>
            </w:r>
            <w:r w:rsidDel="00000000" w:rsidR="00000000" w:rsidRPr="00000000">
              <w:rPr>
                <w:rtl w:val="0"/>
              </w:rPr>
            </w:r>
          </w:p>
          <w:p w:rsidR="00000000" w:rsidDel="00000000" w:rsidP="00000000" w:rsidRDefault="00000000" w:rsidRPr="00000000" w14:paraId="000000AC">
            <w:pPr>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A ministry wants to understand whether a new policy can be delivered digitally.</w:t>
            </w:r>
          </w:p>
        </w:tc>
        <w:tc>
          <w:tcPr>
            <w:tcBorders>
              <w:top w:color="6fa8dc"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D">
            <w:pPr>
              <w:widowControl w:val="0"/>
              <w:numPr>
                <w:ilvl w:val="0"/>
                <w:numId w:val="40"/>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Run discovery to validate the need</w:t>
            </w:r>
          </w:p>
          <w:p w:rsidR="00000000" w:rsidDel="00000000" w:rsidP="00000000" w:rsidRDefault="00000000" w:rsidRPr="00000000" w14:paraId="000000AE">
            <w:pPr>
              <w:widowControl w:val="0"/>
              <w:numPr>
                <w:ilvl w:val="0"/>
                <w:numId w:val="35"/>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Surface the constraints</w:t>
            </w:r>
          </w:p>
          <w:p w:rsidR="00000000" w:rsidDel="00000000" w:rsidP="00000000" w:rsidRDefault="00000000" w:rsidRPr="00000000" w14:paraId="000000AF">
            <w:pPr>
              <w:widowControl w:val="0"/>
              <w:numPr>
                <w:ilvl w:val="0"/>
                <w:numId w:val="35"/>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Experiment with what a service could be before any build commitment is made.</w:t>
            </w:r>
          </w:p>
        </w:tc>
      </w:tr>
      <w:tr>
        <w:trPr>
          <w:cantSplit w:val="0"/>
          <w:tblHeader w:val="0"/>
        </w:trPr>
        <w:tc>
          <w:tcPr>
            <w:tcBorders>
              <w:top w:color="6fa8dc" w:space="0" w:sz="8" w:val="single"/>
              <w:left w:color="cfe2f3" w:space="0" w:sz="8" w:val="single"/>
              <w:bottom w:color="cfe2f3"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System &amp; Operational Consolidation. </w:t>
            </w:r>
          </w:p>
          <w:p w:rsidR="00000000" w:rsidDel="00000000" w:rsidP="00000000" w:rsidRDefault="00000000" w:rsidRPr="00000000" w14:paraId="000000B1">
            <w:pPr>
              <w:widowControl w:val="0"/>
              <w:spacing w:line="240" w:lineRule="auto"/>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An agency is streamlining multiple fragmented systems into a single platform, requiring entirely new internal </w:t>
            </w:r>
            <w:r w:rsidDel="00000000" w:rsidR="00000000" w:rsidRPr="00000000">
              <w:rPr>
                <w:rFonts w:ascii="Inter" w:cs="Inter" w:eastAsia="Inter" w:hAnsi="Inter"/>
                <w:i w:val="1"/>
                <w:iCs w:val="1"/>
                <w:sz w:val="20"/>
                <w:szCs w:val="20"/>
                <w:rtl w:val="0"/>
              </w:rPr>
              <w:t xml:space="preserve">workflows</w:t>
            </w:r>
            <w:r w:rsidDel="00000000" w:rsidR="00000000" w:rsidRPr="00000000">
              <w:rPr>
                <w:rFonts w:ascii="Inter" w:cs="Inter" w:eastAsia="Inter" w:hAnsi="Inter"/>
                <w:i w:val="1"/>
                <w:iCs w:val="1"/>
                <w:sz w:val="20"/>
                <w:szCs w:val="20"/>
                <w:rtl w:val="0"/>
              </w:rPr>
              <w:t xml:space="preserve">. </w:t>
            </w:r>
          </w:p>
          <w:p w:rsidR="00000000" w:rsidDel="00000000" w:rsidP="00000000" w:rsidRDefault="00000000" w:rsidRPr="00000000" w14:paraId="000000B2">
            <w:pPr>
              <w:widowControl w:val="0"/>
              <w:spacing w:line="240" w:lineRule="auto"/>
              <w:rPr>
                <w:rFonts w:ascii="Inter" w:cs="Inter" w:eastAsia="Inter" w:hAnsi="Inter"/>
                <w:b w:val="1"/>
                <w:bCs w:val="1"/>
                <w:sz w:val="20"/>
                <w:szCs w:val="20"/>
              </w:rPr>
            </w:pPr>
            <w:r w:rsidDel="00000000" w:rsidR="00000000" w:rsidRPr="00000000">
              <w:rPr>
                <w:rtl w:val="0"/>
              </w:rPr>
            </w:r>
          </w:p>
        </w:tc>
        <w:tc>
          <w:tcPr>
            <w:tcBorders>
              <w:top w:color="6fa8dc" w:space="0" w:sz="8" w:val="single"/>
              <w:left w:color="cfe2f3" w:space="0" w:sz="8" w:val="single"/>
              <w:bottom w:color="cfe2f3"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3">
            <w:pPr>
              <w:widowControl w:val="0"/>
              <w:numPr>
                <w:ilvl w:val="0"/>
                <w:numId w:val="16"/>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Discover to rethink the people process and workflows around it.</w:t>
            </w:r>
          </w:p>
          <w:p w:rsidR="00000000" w:rsidDel="00000000" w:rsidP="00000000" w:rsidRDefault="00000000" w:rsidRPr="00000000" w14:paraId="000000B4">
            <w:pPr>
              <w:widowControl w:val="0"/>
              <w:numPr>
                <w:ilvl w:val="0"/>
                <w:numId w:val="16"/>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Rebuild the operation alongside the new platform. </w:t>
            </w:r>
          </w:p>
          <w:p w:rsidR="00000000" w:rsidDel="00000000" w:rsidP="00000000" w:rsidRDefault="00000000" w:rsidRPr="00000000" w14:paraId="000000B5">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0B6">
      <w:pPr>
        <w:pStyle w:val="Heading4"/>
        <w:rPr>
          <w:rFonts w:ascii="Inter" w:cs="Inter" w:eastAsia="Inter" w:hAnsi="Inter"/>
          <w:i w:val="1"/>
          <w:iCs w:val="1"/>
        </w:rPr>
      </w:pPr>
      <w:bookmarkStart w:colFirst="0" w:colLast="0" w:name="_8gl02bju3tmk" w:id="16"/>
      <w:bookmarkEnd w:id="16"/>
      <w:r w:rsidDel="00000000" w:rsidR="00000000" w:rsidRPr="00000000">
        <w:rPr>
          <w:rFonts w:ascii="Inter" w:cs="Inter" w:eastAsia="Inter" w:hAnsi="Inter"/>
          <w:b w:val="1"/>
          <w:bCs w:val="1"/>
          <w:rtl w:val="0"/>
        </w:rPr>
        <w:t xml:space="preserve">&gt; What We Don't Do.</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0B7">
      <w:pPr>
        <w:rPr>
          <w:rFonts w:ascii="Inter" w:cs="Inter" w:eastAsia="Inter" w:hAnsi="Inter"/>
        </w:rPr>
      </w:pPr>
      <w:r w:rsidDel="00000000" w:rsidR="00000000" w:rsidRPr="00000000">
        <w:rPr>
          <w:rFonts w:ascii="Inter" w:cs="Inter" w:eastAsia="Inter" w:hAnsi="Inter"/>
          <w:rtl w:val="0"/>
        </w:rPr>
        <w:t xml:space="preserve">We work as an advisory partner, not as a permanent vendor or an ongoing operational arm. Our goal is to build capabilities that outlast us (more on that in 3.3 Building Lasting Capabilities). </w:t>
      </w:r>
    </w:p>
    <w:p w:rsidR="00000000" w:rsidDel="00000000" w:rsidP="00000000" w:rsidRDefault="00000000" w:rsidRPr="00000000" w14:paraId="000000B8">
      <w:pPr>
        <w:rPr>
          <w:rFonts w:ascii="Inter" w:cs="Inter" w:eastAsia="Inter" w:hAnsi="Inter"/>
        </w:rPr>
      </w:pPr>
      <w:r w:rsidDel="00000000" w:rsidR="00000000" w:rsidRPr="00000000">
        <w:rPr>
          <w:rtl w:val="0"/>
        </w:rPr>
      </w:r>
    </w:p>
    <w:p w:rsidR="00000000" w:rsidDel="00000000" w:rsidP="00000000" w:rsidRDefault="00000000" w:rsidRPr="00000000" w14:paraId="000000B9">
      <w:pPr>
        <w:rPr>
          <w:rFonts w:ascii="Inter" w:cs="Inter" w:eastAsia="Inter" w:hAnsi="Inter"/>
        </w:rPr>
      </w:pPr>
      <w:r w:rsidDel="00000000" w:rsidR="00000000" w:rsidRPr="00000000">
        <w:rPr>
          <w:rFonts w:ascii="Inter" w:cs="Inter" w:eastAsia="Inter" w:hAnsi="Inter"/>
          <w:rtl w:val="0"/>
        </w:rPr>
        <w:t xml:space="preserve">To protect that focus, here’s a quick look at what’s in and out of scope:</w:t>
        <w:br w:type="textWrapping"/>
      </w:r>
      <w:r w:rsidDel="00000000" w:rsidR="00000000" w:rsidRPr="00000000">
        <w:rPr>
          <w:rtl w:val="0"/>
        </w:rPr>
      </w:r>
    </w:p>
    <w:tbl>
      <w:tblPr>
        <w:tblStyle w:val="Table12"/>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305"/>
        <w:tblGridChange w:id="0">
          <w:tblGrid>
            <w:gridCol w:w="4395"/>
            <w:gridCol w:w="430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What We Don’t Do:</w:t>
            </w:r>
          </w:p>
        </w:tc>
        <w:tc>
          <w:tcPr>
            <w:tcBorders>
              <w:top w:color="efefef" w:space="0" w:sz="8" w:val="single"/>
              <w:left w:color="efefef" w:space="0" w:sz="8" w:val="single"/>
              <w:bottom w:color="666666" w:space="0" w:sz="8" w:val="single"/>
              <w:right w:color="efefe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What We Do Instead: </w:t>
            </w:r>
          </w:p>
        </w:tc>
      </w:tr>
      <w:tr>
        <w:trPr>
          <w:cantSplit w:val="0"/>
          <w:trHeight w:val="1455" w:hRule="atLeast"/>
          <w:tblHeader w:val="0"/>
        </w:trPr>
        <w:tc>
          <w:tcPr>
            <w:tcBorders>
              <w:top w:color="666666"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C">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Take over the entire engagement cycle.</w:t>
            </w:r>
            <w:r w:rsidDel="00000000" w:rsidR="00000000" w:rsidRPr="00000000">
              <w:rPr>
                <w:rFonts w:ascii="Inter" w:cs="Inter" w:eastAsia="Inter" w:hAnsi="Inter"/>
                <w:sz w:val="20"/>
                <w:szCs w:val="20"/>
                <w:rtl w:val="0"/>
              </w:rPr>
              <w:t xml:space="preserve"> </w:t>
            </w:r>
          </w:p>
          <w:p w:rsidR="00000000" w:rsidDel="00000000" w:rsidP="00000000" w:rsidRDefault="00000000" w:rsidRPr="00000000" w14:paraId="000000BD">
            <w:pPr>
              <w:rPr>
                <w:rFonts w:ascii="Inter" w:cs="Inter" w:eastAsia="Inter" w:hAnsi="Inter"/>
                <w:i w:val="1"/>
                <w:iCs w:val="1"/>
                <w:sz w:val="20"/>
                <w:szCs w:val="20"/>
              </w:rPr>
            </w:pPr>
            <w:r w:rsidDel="00000000" w:rsidR="00000000" w:rsidRPr="00000000">
              <w:rPr>
                <w:rFonts w:ascii="Inter" w:cs="Inter" w:eastAsia="Inter" w:hAnsi="Inter"/>
                <w:sz w:val="20"/>
                <w:szCs w:val="20"/>
                <w:rtl w:val="0"/>
              </w:rPr>
              <w:t xml:space="preserve">We are a consulting and discovery team. We are not the permanent design or engineering function for an agency. </w:t>
            </w:r>
            <w:r w:rsidDel="00000000" w:rsidR="00000000" w:rsidRPr="00000000">
              <w:rPr>
                <w:rtl w:val="0"/>
              </w:rPr>
            </w:r>
          </w:p>
        </w:tc>
        <w:tc>
          <w:tcPr>
            <w:tcBorders>
              <w:top w:color="666666"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E">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Accelerate, enable, and pilot solutions.</w:t>
            </w:r>
          </w:p>
          <w:p w:rsidR="00000000" w:rsidDel="00000000" w:rsidP="00000000" w:rsidRDefault="00000000" w:rsidRPr="00000000" w14:paraId="000000BF">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focus on the discovery arc, building proofs of concepts/value (POC/POV) before handing over to our agency partner’s engineering team</w:t>
            </w:r>
            <w:r w:rsidDel="00000000" w:rsidR="00000000" w:rsidRPr="00000000">
              <w:rPr>
                <w:rtl w:val="0"/>
              </w:rPr>
            </w:r>
          </w:p>
        </w:tc>
      </w:tr>
      <w:tr>
        <w:trPr>
          <w:cantSplit w:val="0"/>
          <w:trHeight w:val="1320" w:hRule="atLeast"/>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0">
            <w:pPr>
              <w:ind w:left="0" w:firstLine="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Write funding papers or investment proposals.</w:t>
            </w:r>
            <w:r w:rsidDel="00000000" w:rsidR="00000000" w:rsidRPr="00000000">
              <w:rPr>
                <w:rFonts w:ascii="Inter" w:cs="Inter" w:eastAsia="Inter" w:hAnsi="Inter"/>
                <w:sz w:val="20"/>
                <w:szCs w:val="20"/>
                <w:rtl w:val="0"/>
              </w:rPr>
              <w:t xml:space="preserve"> This includes writing </w:t>
            </w:r>
            <w:r w:rsidDel="00000000" w:rsidR="00000000" w:rsidRPr="00000000">
              <w:rPr>
                <w:rFonts w:ascii="Inter" w:cs="Inter" w:eastAsia="Inter" w:hAnsi="Inter"/>
                <w:sz w:val="20"/>
                <w:szCs w:val="20"/>
                <w:rtl w:val="0"/>
              </w:rPr>
              <w:t xml:space="preserve">IB</w:t>
            </w:r>
            <w:r w:rsidDel="00000000" w:rsidR="00000000" w:rsidRPr="00000000">
              <w:rPr>
                <w:rFonts w:ascii="Inter" w:cs="Inter" w:eastAsia="Inter" w:hAnsi="Inter"/>
                <w:sz w:val="20"/>
                <w:szCs w:val="20"/>
                <w:rtl w:val="0"/>
              </w:rPr>
              <w:t xml:space="preserve"> papers, procurement documents, or more. </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1">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Inform strategic thinking.</w:t>
            </w:r>
          </w:p>
          <w:p w:rsidR="00000000" w:rsidDel="00000000" w:rsidP="00000000" w:rsidRDefault="00000000" w:rsidRPr="00000000" w14:paraId="000000C2">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provide the foundational insights and data that help an agency shape and back up their internal case.</w:t>
            </w:r>
            <w:r w:rsidDel="00000000" w:rsidR="00000000" w:rsidRPr="00000000">
              <w:rPr>
                <w:rtl w:val="0"/>
              </w:rPr>
            </w:r>
          </w:p>
        </w:tc>
      </w:tr>
      <w:tr>
        <w:trPr>
          <w:cantSplit w:val="0"/>
          <w:trHeight w:val="1453.037109375" w:hRule="atLeast"/>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3">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Design without being involved in the discovery.</w:t>
            </w:r>
            <w:r w:rsidDel="00000000" w:rsidR="00000000" w:rsidRPr="00000000">
              <w:rPr>
                <w:rFonts w:ascii="Inter" w:cs="Inter" w:eastAsia="Inter" w:hAnsi="Inter"/>
                <w:sz w:val="20"/>
                <w:szCs w:val="20"/>
                <w:rtl w:val="0"/>
              </w:rPr>
              <w:t xml:space="preserve"> If a solution has already been decided and we are being asked to make it look good, that is not an engagement we can add real value to.</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4">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Design based on discovery insights.  </w:t>
            </w:r>
          </w:p>
          <w:p w:rsidR="00000000" w:rsidDel="00000000" w:rsidP="00000000" w:rsidRDefault="00000000" w:rsidRPr="00000000" w14:paraId="000000C5">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ensure that our design is deeply connected to user research, constraints, and verified needs. (See 2.3 Through a Discovery Lens). </w:t>
            </w:r>
            <w:r w:rsidDel="00000000" w:rsidR="00000000" w:rsidRPr="00000000">
              <w:rPr>
                <w:rtl w:val="0"/>
              </w:rPr>
            </w:r>
          </w:p>
        </w:tc>
      </w:tr>
      <w:tr>
        <w:trPr>
          <w:cantSplit w:val="0"/>
          <w:trHeight w:val="1770" w:hRule="atLeast"/>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6">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*Run isolated research tasks without a discovery arc. </w:t>
            </w:r>
            <w:r w:rsidDel="00000000" w:rsidR="00000000" w:rsidRPr="00000000">
              <w:rPr>
                <w:rFonts w:ascii="Inter" w:cs="Inter" w:eastAsia="Inter" w:hAnsi="Inter"/>
                <w:sz w:val="20"/>
                <w:szCs w:val="20"/>
                <w:rtl w:val="0"/>
              </w:rPr>
              <w:t xml:space="preserve">We are not a research-for-hire team delivering standalone tasks. Research has to connect to discovery, hypothesis, and action. </w:t>
            </w:r>
          </w:p>
          <w:p w:rsidR="00000000" w:rsidDel="00000000" w:rsidP="00000000" w:rsidRDefault="00000000" w:rsidRPr="00000000" w14:paraId="000000C7">
            <w:pPr>
              <w:rPr>
                <w:rFonts w:ascii="Inter" w:cs="Inter" w:eastAsia="Inter" w:hAnsi="Inter"/>
                <w:b w:val="1"/>
                <w:bCs w:val="1"/>
                <w:sz w:val="20"/>
                <w:szCs w:val="20"/>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8">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Connect research to clear next steps. </w:t>
            </w:r>
          </w:p>
          <w:p w:rsidR="00000000" w:rsidDel="00000000" w:rsidP="00000000" w:rsidRDefault="00000000" w:rsidRPr="00000000" w14:paraId="000000C9">
            <w:pPr>
              <w:rPr>
                <w:rFonts w:ascii="Inter" w:cs="Inter" w:eastAsia="Inter" w:hAnsi="Inter"/>
                <w:sz w:val="20"/>
                <w:szCs w:val="20"/>
              </w:rPr>
            </w:pPr>
            <w:r w:rsidDel="00000000" w:rsidR="00000000" w:rsidRPr="00000000">
              <w:rPr>
                <w:rFonts w:ascii="Inter" w:cs="Inter" w:eastAsia="Inter" w:hAnsi="Inter"/>
                <w:sz w:val="20"/>
                <w:szCs w:val="20"/>
                <w:rtl w:val="0"/>
              </w:rPr>
              <w:t xml:space="preserve">We ensure every research piece connects directly to a full discovery arc with clear hypothesis, validated findings, and tangible action. (See 2.3 Through a Discovery Lens and 4.2 Discovery). </w:t>
            </w:r>
          </w:p>
        </w:tc>
      </w:tr>
      <w:tr>
        <w:trPr>
          <w:cantSplit w:val="0"/>
          <w:trHeight w:val="1770" w:hRule="atLeast"/>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A">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Deliver a prototype and walk away. </w:t>
            </w:r>
          </w:p>
          <w:p w:rsidR="00000000" w:rsidDel="00000000" w:rsidP="00000000" w:rsidRDefault="00000000" w:rsidRPr="00000000" w14:paraId="000000CB">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don’t leave our agency partners without roadmaps or context in the handoff. </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C">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Build capability for the next step forward.  </w:t>
            </w:r>
          </w:p>
          <w:p w:rsidR="00000000" w:rsidDel="00000000" w:rsidP="00000000" w:rsidRDefault="00000000" w:rsidRPr="00000000" w14:paraId="000000CD">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guide partners to solve the right problems and set up an environment to maintain the work after we leave.  (See 3.3 Building Lasting Capability)</w:t>
            </w:r>
            <w:r w:rsidDel="00000000" w:rsidR="00000000" w:rsidRPr="00000000">
              <w:rPr>
                <w:rtl w:val="0"/>
              </w:rPr>
            </w:r>
          </w:p>
        </w:tc>
      </w:tr>
    </w:tbl>
    <w:p w:rsidR="00000000" w:rsidDel="00000000" w:rsidP="00000000" w:rsidRDefault="00000000" w:rsidRPr="00000000" w14:paraId="000000CE">
      <w:pPr>
        <w:rPr>
          <w:rFonts w:ascii="Inter" w:cs="Inter" w:eastAsia="Inter" w:hAnsi="Inte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 A Note on Research Focused Engagements:</w:t>
            </w:r>
          </w:p>
          <w:p w:rsidR="00000000" w:rsidDel="00000000" w:rsidP="00000000" w:rsidRDefault="00000000" w:rsidRPr="00000000" w14:paraId="000000D0">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help agency partners solve core challenges through a complete discovery arc. However, we do make exceptions for specific institutional requirements. These can include a longer, research-led runway before the process begins, or a partial discovery phase without ideation (see 2.3 Through a Discovery Lens). Even in these rare cases, the work must still connect to a larger arc of hypothesis and action.</w:t>
            </w:r>
            <w:r w:rsidDel="00000000" w:rsidR="00000000" w:rsidRPr="00000000">
              <w:rPr>
                <w:rtl w:val="0"/>
              </w:rPr>
            </w:r>
          </w:p>
        </w:tc>
      </w:tr>
    </w:tbl>
    <w:p w:rsidR="00000000" w:rsidDel="00000000" w:rsidP="00000000" w:rsidRDefault="00000000" w:rsidRPr="00000000" w14:paraId="000000D1">
      <w:pPr>
        <w:ind w:right="600"/>
        <w:rPr>
          <w:rFonts w:ascii="Inter" w:cs="Inter" w:eastAsia="Inter" w:hAnsi="Inter"/>
        </w:rPr>
      </w:pPr>
      <w:r w:rsidDel="00000000" w:rsidR="00000000" w:rsidRPr="00000000">
        <w:rPr>
          <w:rtl w:val="0"/>
        </w:rPr>
      </w:r>
    </w:p>
    <w:p w:rsidR="00000000" w:rsidDel="00000000" w:rsidP="00000000" w:rsidRDefault="00000000" w:rsidRPr="00000000" w14:paraId="000000D2">
      <w:pPr>
        <w:pStyle w:val="Heading3"/>
        <w:rPr>
          <w:b w:val="1"/>
          <w:bCs w:val="1"/>
        </w:rPr>
      </w:pPr>
      <w:bookmarkStart w:colFirst="0" w:colLast="0" w:name="_i94wugrca8uh" w:id="17"/>
      <w:bookmarkEnd w:id="17"/>
      <w:r w:rsidDel="00000000" w:rsidR="00000000" w:rsidRPr="00000000">
        <w:rPr>
          <w:b w:val="1"/>
          <w:bCs w:val="1"/>
          <w:rtl w:val="0"/>
        </w:rPr>
        <w:t xml:space="preserve">3.3 Building Lasting Capability</w:t>
      </w:r>
      <w:r w:rsidDel="00000000" w:rsidR="00000000" w:rsidRPr="00000000">
        <w:rPr>
          <w:rtl w:val="0"/>
        </w:rPr>
      </w:r>
    </w:p>
    <w:p w:rsidR="00000000" w:rsidDel="00000000" w:rsidP="00000000" w:rsidRDefault="00000000" w:rsidRPr="00000000" w14:paraId="000000D3">
      <w:pPr>
        <w:rPr>
          <w:rFonts w:ascii="Inter" w:cs="Inter" w:eastAsia="Inter" w:hAnsi="Inter"/>
        </w:rPr>
      </w:pPr>
      <w:r w:rsidDel="00000000" w:rsidR="00000000" w:rsidRPr="00000000">
        <w:rPr>
          <w:rFonts w:ascii="Inter" w:cs="Inter" w:eastAsia="Inter" w:hAnsi="Inter"/>
          <w:rtl w:val="0"/>
        </w:rPr>
        <w:t xml:space="preserve">The GTC Team </w:t>
      </w:r>
      <w:r w:rsidDel="00000000" w:rsidR="00000000" w:rsidRPr="00000000">
        <w:rPr>
          <w:rFonts w:ascii="Inter" w:cs="Inter" w:eastAsia="Inter" w:hAnsi="Inter"/>
          <w:rtl w:val="0"/>
        </w:rPr>
        <w:t xml:space="preserve">measures success </w:t>
      </w:r>
      <w:r w:rsidDel="00000000" w:rsidR="00000000" w:rsidRPr="00000000">
        <w:rPr>
          <w:rFonts w:ascii="Inter" w:cs="Inter" w:eastAsia="Inter" w:hAnsi="Inter"/>
          <w:rtl w:val="0"/>
        </w:rPr>
        <w:t xml:space="preserve">not just by the solutions we leave behind</w:t>
      </w:r>
      <w:r w:rsidDel="00000000" w:rsidR="00000000" w:rsidRPr="00000000">
        <w:rPr>
          <w:rFonts w:ascii="Inter" w:cs="Inter" w:eastAsia="Inter" w:hAnsi="Inter"/>
          <w:rtl w:val="0"/>
        </w:rPr>
        <w:t xml:space="preserve">, but by the people who carry them forward. Ownership sits with our agency partners; they hold deep domain knowledge and the long-term stakes in the engagement’s success. Beyond helping agencies fill immediate skill gaps early on, our role is to cultivate the structures, tools, and talent necessary for this work to survive, and keep improving, long after we are gone. </w:t>
      </w:r>
    </w:p>
    <w:p w:rsidR="00000000" w:rsidDel="00000000" w:rsidP="00000000" w:rsidRDefault="00000000" w:rsidRPr="00000000" w14:paraId="000000D4">
      <w:pPr>
        <w:rPr>
          <w:rFonts w:ascii="Inter" w:cs="Inter" w:eastAsia="Inter" w:hAnsi="Inter"/>
        </w:rPr>
      </w:pPr>
      <w:r w:rsidDel="00000000" w:rsidR="00000000" w:rsidRPr="00000000">
        <w:rPr>
          <w:rtl w:val="0"/>
        </w:rPr>
      </w:r>
    </w:p>
    <w:p w:rsidR="00000000" w:rsidDel="00000000" w:rsidP="00000000" w:rsidRDefault="00000000" w:rsidRPr="00000000" w14:paraId="000000D5">
      <w:pPr>
        <w:rPr>
          <w:rFonts w:ascii="Inter" w:cs="Inter" w:eastAsia="Inter" w:hAnsi="Inter"/>
        </w:rPr>
      </w:pPr>
      <w:r w:rsidDel="00000000" w:rsidR="00000000" w:rsidRPr="00000000">
        <w:rPr>
          <w:rFonts w:ascii="Inter" w:cs="Inter" w:eastAsia="Inter" w:hAnsi="Inter"/>
          <w:rtl w:val="0"/>
        </w:rPr>
        <w:t xml:space="preserve">Capacity only grows under the right conditions. For the work to sustain itself, three things need to come from the agency side:</w:t>
      </w:r>
    </w:p>
    <w:p w:rsidR="00000000" w:rsidDel="00000000" w:rsidP="00000000" w:rsidRDefault="00000000" w:rsidRPr="00000000" w14:paraId="000000D6">
      <w:pPr>
        <w:rPr>
          <w:rFonts w:ascii="Inter" w:cs="Inter" w:eastAsia="Inter" w:hAnsi="Inter"/>
        </w:rPr>
      </w:pPr>
      <w:r w:rsidDel="00000000" w:rsidR="00000000" w:rsidRPr="00000000">
        <w:rPr>
          <w:rtl w:val="0"/>
        </w:rPr>
      </w:r>
    </w:p>
    <w:p w:rsidR="00000000" w:rsidDel="00000000" w:rsidP="00000000" w:rsidRDefault="00000000" w:rsidRPr="00000000" w14:paraId="000000D7">
      <w:pPr>
        <w:numPr>
          <w:ilvl w:val="0"/>
          <w:numId w:val="36"/>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A clearly identified business owner</w:t>
      </w:r>
      <w:r w:rsidDel="00000000" w:rsidR="00000000" w:rsidRPr="00000000">
        <w:rPr>
          <w:rFonts w:ascii="Inter" w:cs="Inter" w:eastAsia="Inter" w:hAnsi="Inter"/>
          <w:rtl w:val="0"/>
        </w:rPr>
        <w:t xml:space="preserve">— someone accountable for the outcome.</w:t>
      </w:r>
    </w:p>
    <w:p w:rsidR="00000000" w:rsidDel="00000000" w:rsidP="00000000" w:rsidRDefault="00000000" w:rsidRPr="00000000" w14:paraId="000000D8">
      <w:pPr>
        <w:numPr>
          <w:ilvl w:val="0"/>
          <w:numId w:val="36"/>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A sponsor with decision-making authority</w:t>
      </w:r>
      <w:r w:rsidDel="00000000" w:rsidR="00000000" w:rsidRPr="00000000">
        <w:rPr>
          <w:rFonts w:ascii="Inter" w:cs="Inter" w:eastAsia="Inter" w:hAnsi="Inter"/>
          <w:rtl w:val="0"/>
        </w:rPr>
        <w:t xml:space="preserve">— someone who can clear the path when it matters.</w:t>
      </w:r>
    </w:p>
    <w:p w:rsidR="00000000" w:rsidDel="00000000" w:rsidP="00000000" w:rsidRDefault="00000000" w:rsidRPr="00000000" w14:paraId="000000D9">
      <w:pPr>
        <w:numPr>
          <w:ilvl w:val="0"/>
          <w:numId w:val="36"/>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A shared sense of what success looks like</w:t>
      </w:r>
      <w:r w:rsidDel="00000000" w:rsidR="00000000" w:rsidRPr="00000000">
        <w:rPr>
          <w:rFonts w:ascii="Inter" w:cs="Inter" w:eastAsia="Inter" w:hAnsi="Inter"/>
          <w:rtl w:val="0"/>
        </w:rPr>
        <w:t xml:space="preserve"> — agreed between us, and early. </w:t>
      </w:r>
    </w:p>
    <w:p w:rsidR="00000000" w:rsidDel="00000000" w:rsidP="00000000" w:rsidRDefault="00000000" w:rsidRPr="00000000" w14:paraId="000000DA">
      <w:pPr>
        <w:rPr>
          <w:rFonts w:ascii="Inter" w:cs="Inter" w:eastAsia="Inter" w:hAnsi="Inter"/>
          <w:b w:val="1"/>
          <w:bCs w:val="1"/>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ind w:right="600"/>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Risks: </w:t>
            </w:r>
            <w:r w:rsidDel="00000000" w:rsidR="00000000" w:rsidRPr="00000000">
              <w:rPr>
                <w:rFonts w:ascii="Inter" w:cs="Inter" w:eastAsia="Inter" w:hAnsi="Inter"/>
                <w:i w:val="1"/>
                <w:iCs w:val="1"/>
                <w:rtl w:val="0"/>
              </w:rPr>
              <w:t xml:space="preserve">Engagements without a clearly identified business owner stall. When no one on the agency side has the authority to make decisions or the mandate to drive the work, even the best discovery and prototyping work struggles to land.</w:t>
            </w:r>
            <w:r w:rsidDel="00000000" w:rsidR="00000000" w:rsidRPr="00000000">
              <w:rPr>
                <w:rtl w:val="0"/>
              </w:rPr>
            </w:r>
          </w:p>
        </w:tc>
      </w:tr>
    </w:tbl>
    <w:p w:rsidR="00000000" w:rsidDel="00000000" w:rsidP="00000000" w:rsidRDefault="00000000" w:rsidRPr="00000000" w14:paraId="000000DC">
      <w:pPr>
        <w:rPr>
          <w:rFonts w:ascii="Inter" w:cs="Inter" w:eastAsia="Inter" w:hAnsi="Inter"/>
        </w:rPr>
      </w:pPr>
      <w:r w:rsidDel="00000000" w:rsidR="00000000" w:rsidRPr="00000000">
        <w:rPr>
          <w:rtl w:val="0"/>
        </w:rPr>
      </w:r>
    </w:p>
    <w:p w:rsidR="00000000" w:rsidDel="00000000" w:rsidP="00000000" w:rsidRDefault="00000000" w:rsidRPr="00000000" w14:paraId="000000DD">
      <w:pPr>
        <w:rPr>
          <w:rFonts w:ascii="Inter" w:cs="Inter" w:eastAsia="Inter" w:hAnsi="Inter"/>
          <w:b w:val="1"/>
          <w:bCs w:val="1"/>
        </w:rPr>
      </w:pPr>
      <w:r w:rsidDel="00000000" w:rsidR="00000000" w:rsidRPr="00000000">
        <w:rPr>
          <w:rFonts w:ascii="Inter" w:cs="Inter" w:eastAsia="Inter" w:hAnsi="Inter"/>
          <w:b w:val="1"/>
          <w:bCs w:val="1"/>
          <w:rtl w:val="0"/>
        </w:rPr>
        <w:t xml:space="preserve">&gt; Two Tracks of Capability Building</w:t>
      </w:r>
    </w:p>
    <w:p w:rsidR="00000000" w:rsidDel="00000000" w:rsidP="00000000" w:rsidRDefault="00000000" w:rsidRPr="00000000" w14:paraId="000000DE">
      <w:pPr>
        <w:rPr>
          <w:rFonts w:ascii="Inter" w:cs="Inter" w:eastAsia="Inter" w:hAnsi="Inter"/>
        </w:rPr>
      </w:pPr>
      <w:r w:rsidDel="00000000" w:rsidR="00000000" w:rsidRPr="00000000">
        <w:rPr>
          <w:rFonts w:ascii="Inter" w:cs="Inter" w:eastAsia="Inter" w:hAnsi="Inter"/>
          <w:rtl w:val="0"/>
        </w:rPr>
        <w:t xml:space="preserve">There are two agency teams that we help grow, and they run in parallel alongside the engagement:</w:t>
        <w:br w:type="textWrapping"/>
      </w:r>
    </w:p>
    <w:p w:rsidR="00000000" w:rsidDel="00000000" w:rsidP="00000000" w:rsidRDefault="00000000" w:rsidRPr="00000000" w14:paraId="000000DF">
      <w:pPr>
        <w:numPr>
          <w:ilvl w:val="0"/>
          <w:numId w:val="25"/>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The Product Team</w:t>
      </w:r>
      <w:r w:rsidDel="00000000" w:rsidR="00000000" w:rsidRPr="00000000">
        <w:rPr>
          <w:rFonts w:ascii="Inter" w:cs="Inter" w:eastAsia="Inter" w:hAnsi="Inter"/>
          <w:rtl w:val="0"/>
        </w:rPr>
        <w:t xml:space="preserve"> — the people who design, build, and iterate on the service.</w:t>
      </w:r>
    </w:p>
    <w:p w:rsidR="00000000" w:rsidDel="00000000" w:rsidP="00000000" w:rsidRDefault="00000000" w:rsidRPr="00000000" w14:paraId="000000E0">
      <w:pPr>
        <w:numPr>
          <w:ilvl w:val="0"/>
          <w:numId w:val="25"/>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The Operation Team</w:t>
      </w:r>
      <w:r w:rsidDel="00000000" w:rsidR="00000000" w:rsidRPr="00000000">
        <w:rPr>
          <w:rFonts w:ascii="Inter" w:cs="Inter" w:eastAsia="Inter" w:hAnsi="Inter"/>
          <w:rtl w:val="0"/>
        </w:rPr>
        <w:t xml:space="preserve">— the people who run and sustain it once it's live.</w:t>
      </w:r>
    </w:p>
    <w:p w:rsidR="00000000" w:rsidDel="00000000" w:rsidP="00000000" w:rsidRDefault="00000000" w:rsidRPr="00000000" w14:paraId="000000E1">
      <w:pPr>
        <w:rPr>
          <w:rFonts w:ascii="Inter" w:cs="Inter" w:eastAsia="Inter" w:hAnsi="Inter"/>
        </w:rPr>
      </w:pPr>
      <w:r w:rsidDel="00000000" w:rsidR="00000000" w:rsidRPr="00000000">
        <w:rPr>
          <w:rtl w:val="0"/>
        </w:rPr>
      </w:r>
    </w:p>
    <w:p w:rsidR="00000000" w:rsidDel="00000000" w:rsidP="00000000" w:rsidRDefault="00000000" w:rsidRPr="00000000" w14:paraId="000000E2">
      <w:pPr>
        <w:rPr>
          <w:rFonts w:ascii="Inter" w:cs="Inter" w:eastAsia="Inter" w:hAnsi="Inter"/>
        </w:rPr>
      </w:pPr>
      <w:r w:rsidDel="00000000" w:rsidR="00000000" w:rsidRPr="00000000">
        <w:rPr>
          <w:rFonts w:ascii="Inter" w:cs="Inter" w:eastAsia="Inter" w:hAnsi="Inter"/>
          <w:color w:val="1155cc"/>
          <w:rtl w:val="0"/>
        </w:rPr>
        <w:t xml:space="preserve">Diagram: The capability building arc Capability building shown as a parallel track that starts at day one and runs the full length of the engagement. Two sub-tracks visible inside: product team and</w:t>
      </w:r>
      <w:commentRangeStart w:id="15"/>
      <w:r w:rsidDel="00000000" w:rsidR="00000000" w:rsidRPr="00000000">
        <w:rPr>
          <w:rFonts w:ascii="Inter" w:cs="Inter" w:eastAsia="Inter" w:hAnsi="Inter"/>
          <w:color w:val="1155cc"/>
          <w:rtl w:val="0"/>
        </w:rPr>
        <w:t xml:space="preserve"> operation team.</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E3">
      <w:pPr>
        <w:rPr>
          <w:rFonts w:ascii="Inter" w:cs="Inter" w:eastAsia="Inter" w:hAnsi="Inte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Product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The long-term value of an engagement is rooted in building the right product team from within the agency. When we look for the people, we look for: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bl>
            <w:tblPr>
              <w:tblStyle w:val="Table16"/>
              <w:tblW w:w="7890.0" w:type="dxa"/>
              <w:jc w:val="left"/>
              <w:tblInd w:w="7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340"/>
              <w:gridCol w:w="5550"/>
              <w:tblGridChange w:id="0">
                <w:tblGrid>
                  <w:gridCol w:w="234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numPr>
                      <w:ilvl w:val="0"/>
                      <w:numId w:val="11"/>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Mindset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Genuine curiosity about the problem, openness to new ways of working, and a collaborative instinct that makes co-creation possible.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numPr>
                      <w:ilvl w:val="0"/>
                      <w:numId w:val="26"/>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Readiness </w:t>
                    <w:br w:type="textWrapping"/>
                    <w:t xml:space="preserve">to evolve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Inter" w:cs="Inter" w:eastAsia="Inter" w:hAnsi="Inter"/>
                    </w:rPr>
                  </w:pPr>
                  <w:r w:rsidDel="00000000" w:rsidR="00000000" w:rsidRPr="00000000">
                    <w:rPr>
                      <w:rFonts w:ascii="Inter" w:cs="Inter" w:eastAsia="Inter" w:hAnsi="Inter"/>
                      <w:rtl w:val="0"/>
                    </w:rPr>
                    <w:t xml:space="preserve">A willingness to grow with the work — to pick up new methods and adapt as technology reshapes what design can 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numPr>
                      <w:ilvl w:val="0"/>
                      <w:numId w:val="33"/>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Domain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Inter" w:cs="Inter" w:eastAsia="Inter" w:hAnsi="Inter"/>
                    </w:rPr>
                  </w:pPr>
                  <w:r w:rsidDel="00000000" w:rsidR="00000000" w:rsidRPr="00000000">
                    <w:rPr>
                      <w:rFonts w:ascii="Inter" w:cs="Inter" w:eastAsia="Inter" w:hAnsi="Inter"/>
                      <w:rtl w:val="0"/>
                    </w:rPr>
                    <w:t xml:space="preserve">An understanding of the agency's context, systems, and users that's hard to bring in from outside.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numPr>
                      <w:ilvl w:val="0"/>
                      <w:numId w:val="12"/>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Potential for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The capacity and ambition to eventually lead the work, not just contribute to it.</w:t>
                  </w: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There are two ways to build this team, and we have a clear preference: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bl>
            <w:tblPr>
              <w:tblStyle w:val="Table17"/>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Path 1 - Growing existing talent </w:t>
                  </w:r>
                  <w:r w:rsidDel="00000000" w:rsidR="00000000" w:rsidRPr="00000000">
                    <w:rPr>
                      <w:rFonts w:ascii="Inter" w:cs="Inter" w:eastAsia="Inter" w:hAnsi="Inter"/>
                      <w:b w:val="1"/>
                      <w:bCs w:val="1"/>
                      <w:sz w:val="20"/>
                      <w:szCs w:val="20"/>
                      <w:rtl w:val="0"/>
                    </w:rPr>
                    <w:t xml:space="preserve">(Preferred)</w:t>
                  </w:r>
                  <w:r w:rsidDel="00000000" w:rsidR="00000000" w:rsidRPr="00000000">
                    <w:rPr>
                      <w:rtl w:val="0"/>
                    </w:rPr>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Path 2- Bringing in new people.</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4">
                  <w:pPr>
                    <w:rPr>
                      <w:rFonts w:ascii="Inter" w:cs="Inter" w:eastAsia="Inter" w:hAnsi="Inter"/>
                      <w:sz w:val="20"/>
                      <w:szCs w:val="20"/>
                    </w:rPr>
                  </w:pPr>
                  <w:r w:rsidDel="00000000" w:rsidR="00000000" w:rsidRPr="00000000">
                    <w:rPr>
                      <w:rFonts w:ascii="Inter" w:cs="Inter" w:eastAsia="Inter" w:hAnsi="Inter"/>
                      <w:sz w:val="20"/>
                      <w:szCs w:val="20"/>
                      <w:rtl w:val="0"/>
                    </w:rPr>
                    <w:t xml:space="preserve">Up-skilling current staff into design, product, or engineering roles retains invaluable domain context.  Involving them early means capability builds naturally alongside the engagement. </w:t>
                  </w:r>
                </w:p>
                <w:p w:rsidR="00000000" w:rsidDel="00000000" w:rsidP="00000000" w:rsidRDefault="00000000" w:rsidRPr="00000000" w14:paraId="000000F5">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0F6">
                  <w:pPr>
                    <w:rPr>
                      <w:rFonts w:ascii="Inter" w:cs="Inter" w:eastAsia="Inter" w:hAnsi="Inter"/>
                      <w:sz w:val="20"/>
                      <w:szCs w:val="20"/>
                    </w:rPr>
                  </w:pPr>
                  <w:r w:rsidDel="00000000" w:rsidR="00000000" w:rsidRPr="00000000">
                    <w:rPr>
                      <w:rFonts w:ascii="Inter" w:cs="Inter" w:eastAsia="Inter" w:hAnsi="Inter"/>
                      <w:sz w:val="20"/>
                      <w:szCs w:val="20"/>
                      <w:rtl w:val="0"/>
                    </w:rPr>
                    <w:t xml:space="preserve">The earlier these conversations start, with clearing BAU bandwidth and securing approvals, the smoother the path.</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Under special circumstances, when additional support is needed, we identify and acquire the appropriate talent to help agency partners continue the work.  </w:t>
                  </w:r>
                  <w:r w:rsidDel="00000000" w:rsidR="00000000" w:rsidRPr="00000000">
                    <w:rPr>
                      <w:rtl w:val="0"/>
                    </w:rPr>
                  </w:r>
                </w:p>
                <w:p w:rsidR="00000000" w:rsidDel="00000000" w:rsidP="00000000" w:rsidRDefault="00000000" w:rsidRPr="00000000" w14:paraId="000000F8">
                  <w:pPr>
                    <w:widowControl w:val="0"/>
                    <w:spacing w:line="240" w:lineRule="auto"/>
                    <w:rPr>
                      <w:rFonts w:ascii="Inter" w:cs="Inter" w:eastAsia="Inter" w:hAnsi="Inter"/>
                      <w:i w:val="1"/>
                      <w:iCs w:val="1"/>
                      <w:sz w:val="20"/>
                      <w:szCs w:val="20"/>
                    </w:rPr>
                  </w:pP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c>
      </w:tr>
    </w:tbl>
    <w:p w:rsidR="00000000" w:rsidDel="00000000" w:rsidP="00000000" w:rsidRDefault="00000000" w:rsidRPr="00000000" w14:paraId="000000FA">
      <w:pPr>
        <w:rPr>
          <w:rFonts w:ascii="Inter" w:cs="Inter" w:eastAsia="Inter" w:hAnsi="Inte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Operations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rFonts w:ascii="Inter" w:cs="Inter" w:eastAsia="Inter" w:hAnsi="Inter"/>
              </w:rPr>
            </w:pPr>
            <w:r w:rsidDel="00000000" w:rsidR="00000000" w:rsidRPr="00000000">
              <w:rPr>
                <w:rFonts w:ascii="Inter" w:cs="Inter" w:eastAsia="Inter" w:hAnsi="Inter"/>
                <w:rtl w:val="0"/>
              </w:rPr>
              <w:t xml:space="preserve">A project's success ultimately depends on the team running the work after launch. These are the people that are maintaining, administering, and reviewing performances day to day. Unlike building a traditional product team, new roles may be introduced to fulfill this operational layer, making structured change management all the more important.</w:t>
            </w:r>
          </w:p>
          <w:p w:rsidR="00000000" w:rsidDel="00000000" w:rsidP="00000000" w:rsidRDefault="00000000" w:rsidRPr="00000000" w14:paraId="000000FD">
            <w:pPr>
              <w:rPr>
                <w:rFonts w:ascii="Inter" w:cs="Inter" w:eastAsia="Inter" w:hAnsi="Inter"/>
              </w:rPr>
            </w:pPr>
            <w:r w:rsidDel="00000000" w:rsidR="00000000" w:rsidRPr="00000000">
              <w:rPr>
                <w:rtl w:val="0"/>
              </w:rPr>
            </w:r>
          </w:p>
          <w:p w:rsidR="00000000" w:rsidDel="00000000" w:rsidP="00000000" w:rsidRDefault="00000000" w:rsidRPr="00000000" w14:paraId="000000FE">
            <w:pPr>
              <w:rPr>
                <w:rFonts w:ascii="Inter" w:cs="Inter" w:eastAsia="Inter" w:hAnsi="Inter"/>
              </w:rPr>
            </w:pPr>
            <w:r w:rsidDel="00000000" w:rsidR="00000000" w:rsidRPr="00000000">
              <w:rPr>
                <w:rFonts w:ascii="Inter" w:cs="Inter" w:eastAsia="Inter" w:hAnsi="Inter"/>
                <w:rtl w:val="0"/>
              </w:rPr>
              <w:t xml:space="preserve"> Sustaining this team means working through team structure, funding, hiring, and potential vendor partnerships early. Above all, leadership must clearly define the organisation’s long-term commitment once GTC's direct involvement ends.</w:t>
            </w:r>
          </w:p>
        </w:tc>
      </w:tr>
    </w:tbl>
    <w:p w:rsidR="00000000" w:rsidDel="00000000" w:rsidP="00000000" w:rsidRDefault="00000000" w:rsidRPr="00000000" w14:paraId="000000FF">
      <w:pPr>
        <w:widowControl w:val="0"/>
        <w:rPr>
          <w:rFonts w:ascii="Inter" w:cs="Inter" w:eastAsia="Inter" w:hAnsi="Inter"/>
        </w:rPr>
      </w:pPr>
      <w:r w:rsidDel="00000000" w:rsidR="00000000" w:rsidRPr="00000000">
        <w:rPr>
          <w:rtl w:val="0"/>
        </w:rPr>
      </w:r>
    </w:p>
    <w:p w:rsidR="00000000" w:rsidDel="00000000" w:rsidP="00000000" w:rsidRDefault="00000000" w:rsidRPr="00000000" w14:paraId="00000100">
      <w:pPr>
        <w:ind w:left="600" w:right="600" w:firstLine="0"/>
        <w:rPr>
          <w:del w:author="Mimi Nguyen" w:id="1" w:date="2026-07-08T09:24:37Z"/>
          <w:rFonts w:ascii="Inter" w:cs="Inter" w:eastAsia="Inter" w:hAnsi="Inter"/>
          <w:i w:val="1"/>
          <w:iCs w:val="1"/>
        </w:rPr>
      </w:pPr>
      <w:del w:author="Mimi Nguyen" w:id="1" w:date="2026-07-08T09:24:37Z">
        <w:commentRangeStart w:id="16"/>
        <w:r w:rsidDel="00000000" w:rsidR="00000000" w:rsidRPr="00000000">
          <w:rPr>
            <w:rFonts w:ascii="Inter" w:cs="Inter" w:eastAsia="Inter" w:hAnsi="Inter"/>
            <w:i w:val="1"/>
            <w:iCs w:val="1"/>
            <w:rtl w:val="0"/>
          </w:rPr>
          <w:delText xml:space="preserve">“The goal across both dimensions is the same: when we leave, the work continues, our agency partners are confident, and the work improves over time.”</w:delText>
        </w:r>
      </w:del>
    </w:p>
    <w:p w:rsidR="00000000" w:rsidDel="00000000" w:rsidP="00000000" w:rsidRDefault="00000000" w:rsidRPr="00000000" w14:paraId="00000101">
      <w:pPr>
        <w:ind w:left="600" w:right="600" w:firstLine="0"/>
        <w:rPr>
          <w:rFonts w:ascii="Inter" w:cs="Inter" w:eastAsia="Inter" w:hAnsi="Inter"/>
          <w:i w:val="1"/>
          <w:iCs w:val="1"/>
        </w:rPr>
      </w:pP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02">
      <w:pPr>
        <w:ind w:left="600" w:right="600" w:firstLine="0"/>
        <w:rPr>
          <w:rFonts w:ascii="Inter" w:cs="Inter" w:eastAsia="Inter" w:hAnsi="Inter"/>
        </w:rPr>
      </w:pPr>
      <w:commentRangeStart w:id="17"/>
      <w:r w:rsidDel="00000000" w:rsidR="00000000" w:rsidRPr="00000000">
        <w:rPr>
          <w:rFonts w:ascii="Inter" w:cs="Inter" w:eastAsia="Inter" w:hAnsi="Inter"/>
          <w:rtl w:val="0"/>
        </w:rPr>
        <w:t xml:space="preserve">In special cases, a designer may choose to stay on an engagement to continue the work with the agency partner.</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03">
      <w:pPr>
        <w:pStyle w:val="Heading2"/>
        <w:rPr>
          <w:rFonts w:ascii="Inter" w:cs="Inter" w:eastAsia="Inter" w:hAnsi="Inter"/>
        </w:rPr>
      </w:pPr>
      <w:bookmarkStart w:colFirst="0" w:colLast="0" w:name="_6m1dns8vwrcb" w:id="18"/>
      <w:bookmarkEnd w:id="18"/>
      <w:r w:rsidDel="00000000" w:rsidR="00000000" w:rsidRPr="00000000">
        <w:rPr>
          <w:rFonts w:ascii="Inter" w:cs="Inter" w:eastAsia="Inter" w:hAnsi="Inter"/>
          <w:sz w:val="48"/>
          <w:szCs w:val="48"/>
          <w:rtl w:val="0"/>
        </w:rPr>
        <w:t xml:space="preserve">04 · Stages of Engagement</w:t>
      </w:r>
      <w:r w:rsidDel="00000000" w:rsidR="00000000" w:rsidRPr="00000000">
        <w:rPr>
          <w:rtl w:val="0"/>
        </w:rPr>
      </w:r>
    </w:p>
    <w:p w:rsidR="00000000" w:rsidDel="00000000" w:rsidP="00000000" w:rsidRDefault="00000000" w:rsidRPr="00000000" w14:paraId="00000104">
      <w:pPr>
        <w:spacing w:after="240" w:before="240" w:lineRule="auto"/>
        <w:rPr>
          <w:rFonts w:ascii="Inter" w:cs="Inter" w:eastAsia="Inter" w:hAnsi="Inter"/>
        </w:rPr>
      </w:pPr>
      <w:r w:rsidDel="00000000" w:rsidR="00000000" w:rsidRPr="00000000">
        <w:rPr>
          <w:rFonts w:ascii="Inter" w:cs="Inter" w:eastAsia="Inter" w:hAnsi="Inter"/>
          <w:rtl w:val="0"/>
        </w:rPr>
        <w:t xml:space="preserve">This section outlines the full arc of GTC Design Team’s involvement across an engagement’s lifecycle. Our engagement is structured across four key stages, defining how we partner with agencies from initial alignment to our eventual exit:</w:t>
      </w:r>
      <w:r w:rsidDel="00000000" w:rsidR="00000000" w:rsidRPr="00000000">
        <w:rPr>
          <w:rFonts w:ascii="Inter" w:cs="Inter" w:eastAsia="Inter" w:hAnsi="Inter"/>
          <w:rtl w:val="0"/>
        </w:rPr>
        <w:t xml:space="preserve"> Qualifying, Discovery, Building and Delivery, and Support and Maintenance.</w:t>
      </w:r>
      <w:r w:rsidDel="00000000" w:rsidR="00000000" w:rsidRPr="00000000">
        <w:rPr>
          <w:rtl w:val="0"/>
        </w:rPr>
      </w:r>
    </w:p>
    <w:p w:rsidR="00000000" w:rsidDel="00000000" w:rsidP="00000000" w:rsidRDefault="00000000" w:rsidRPr="00000000" w14:paraId="00000105">
      <w:pPr>
        <w:spacing w:after="240" w:before="240" w:lineRule="auto"/>
        <w:rPr>
          <w:rFonts w:ascii="Inter" w:cs="Inter" w:eastAsia="Inter" w:hAnsi="Inter"/>
          <w:color w:val="1264a3"/>
        </w:rPr>
      </w:pPr>
      <w:r w:rsidDel="00000000" w:rsidR="00000000" w:rsidRPr="00000000">
        <w:rPr>
          <w:rFonts w:ascii="Inter" w:cs="Inter" w:eastAsia="Inter" w:hAnsi="Inter"/>
          <w:i w:val="1"/>
          <w:iCs w:val="1"/>
          <w:color w:val="1264a3"/>
          <w:rtl w:val="0"/>
        </w:rPr>
        <w:t xml:space="preserve">[</w:t>
      </w:r>
      <w:r w:rsidDel="00000000" w:rsidR="00000000" w:rsidRPr="00000000">
        <w:rPr>
          <w:rFonts w:ascii="Inter" w:cs="Inter" w:eastAsia="Inter" w:hAnsi="Inter"/>
          <w:b w:val="1"/>
          <w:bCs w:val="1"/>
          <w:color w:val="1264a3"/>
          <w:rtl w:val="0"/>
        </w:rPr>
        <w:t xml:space="preserve">The full engagement arc - </w:t>
      </w:r>
      <w:r w:rsidDel="00000000" w:rsidR="00000000" w:rsidRPr="00000000">
        <w:rPr>
          <w:rFonts w:ascii="Inter" w:cs="Inter" w:eastAsia="Inter" w:hAnsi="Inter"/>
          <w:i w:val="1"/>
          <w:iCs w:val="1"/>
          <w:color w:val="1264a3"/>
          <w:rtl w:val="0"/>
        </w:rPr>
        <w:t xml:space="preserve">Diagram: horizontal timeline showing Qualifying → Discovery (Subphase 1 + Subphase 2) → Building &amp; Delivering → Support &amp; Maintenance, with Capability Building running as a parallel track underneath]</w:t>
      </w:r>
      <w:r w:rsidDel="00000000" w:rsidR="00000000" w:rsidRPr="00000000">
        <w:rPr>
          <w:rtl w:val="0"/>
        </w:rPr>
      </w:r>
    </w:p>
    <w:p w:rsidR="00000000" w:rsidDel="00000000" w:rsidP="00000000" w:rsidRDefault="00000000" w:rsidRPr="00000000" w14:paraId="00000106">
      <w:pPr>
        <w:pStyle w:val="Heading3"/>
        <w:widowControl w:val="0"/>
        <w:spacing w:line="240" w:lineRule="auto"/>
        <w:rPr>
          <w:b w:val="1"/>
          <w:bCs w:val="1"/>
        </w:rPr>
      </w:pPr>
      <w:bookmarkStart w:colFirst="0" w:colLast="0" w:name="_5lwmjw2xpbrs" w:id="19"/>
      <w:bookmarkEnd w:id="19"/>
      <w:r w:rsidDel="00000000" w:rsidR="00000000" w:rsidRPr="00000000">
        <w:rPr>
          <w:b w:val="1"/>
          <w:bCs w:val="1"/>
          <w:rtl w:val="0"/>
        </w:rPr>
        <w:t xml:space="preserve">4.1 Qualifying</w:t>
      </w:r>
    </w:p>
    <w:p w:rsidR="00000000" w:rsidDel="00000000" w:rsidP="00000000" w:rsidRDefault="00000000" w:rsidRPr="00000000" w14:paraId="00000107">
      <w:pPr>
        <w:widowControl w:val="0"/>
        <w:spacing w:line="240" w:lineRule="auto"/>
        <w:rPr>
          <w:rFonts w:ascii="Inter" w:cs="Inter" w:eastAsia="Inter" w:hAnsi="Inter"/>
        </w:rPr>
      </w:pPr>
      <w:r w:rsidDel="00000000" w:rsidR="00000000" w:rsidRPr="00000000">
        <w:rPr>
          <w:rFonts w:ascii="Inter" w:cs="Inter" w:eastAsia="Inter" w:hAnsi="Inter"/>
          <w:rtl w:val="0"/>
        </w:rPr>
        <w:t xml:space="preserve">Before committing to a collaboration, we conduct a surface-level assessment to ensure an engagement aligns with our strategic focus. Unlike the discovery phase, which is more in-depth, this initial phase is focused on gathering high-level context and establishing a shared purpose. </w:t>
      </w:r>
    </w:p>
    <w:p w:rsidR="00000000" w:rsidDel="00000000" w:rsidP="00000000" w:rsidRDefault="00000000" w:rsidRPr="00000000" w14:paraId="0000010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09">
      <w:pPr>
        <w:widowControl w:val="0"/>
        <w:spacing w:line="240" w:lineRule="auto"/>
        <w:rPr>
          <w:rFonts w:ascii="Inter" w:cs="Inter" w:eastAsia="Inter" w:hAnsi="Inter"/>
        </w:rPr>
      </w:pPr>
      <w:r w:rsidDel="00000000" w:rsidR="00000000" w:rsidRPr="00000000">
        <w:rPr>
          <w:rFonts w:ascii="Inter" w:cs="Inter" w:eastAsia="Inter" w:hAnsi="Inter"/>
          <w:rtl w:val="0"/>
        </w:rPr>
        <w:t xml:space="preserve">The process is highly flexible, ranging from a single conversation to a few weeks of light sensing depending on the complexity of the engagement.</w:t>
        <w:br w:type="textWrapping"/>
      </w: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305"/>
        <w:tblGridChange w:id="0">
          <w:tblGrid>
            <w:gridCol w:w="4695"/>
            <w:gridCol w:w="4305"/>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Activities</w:t>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Inter" w:cs="Inter" w:eastAsia="Inter" w:hAnsi="Inter"/>
                <w:b w:val="1"/>
                <w:bCs w:val="1"/>
                <w:sz w:val="20"/>
                <w:szCs w:val="20"/>
              </w:rPr>
            </w:pPr>
            <w:commentRangeStart w:id="18"/>
            <w:r w:rsidDel="00000000" w:rsidR="00000000" w:rsidRPr="00000000">
              <w:rPr>
                <w:rFonts w:ascii="Inter" w:cs="Inter" w:eastAsia="Inter" w:hAnsi="Inter"/>
                <w:b w:val="1"/>
                <w:bCs w:val="1"/>
                <w:sz w:val="20"/>
                <w:szCs w:val="20"/>
                <w:rtl w:val="0"/>
              </w:rPr>
              <w:t xml:space="preserve">Artifacts</w:t>
            </w:r>
            <w:commentRangeEnd w:id="18"/>
            <w:r w:rsidDel="00000000" w:rsidR="00000000" w:rsidRPr="00000000">
              <w:commentReference w:id="18"/>
            </w: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C">
            <w:pPr>
              <w:numPr>
                <w:ilvl w:val="0"/>
                <w:numId w:val="7"/>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Conversations to understand</w:t>
            </w:r>
            <w:r w:rsidDel="00000000" w:rsidR="00000000" w:rsidRPr="00000000">
              <w:rPr>
                <w:rFonts w:ascii="Inter" w:cs="Inter" w:eastAsia="Inter" w:hAnsi="Inter"/>
                <w:sz w:val="20"/>
                <w:szCs w:val="20"/>
                <w:rtl w:val="0"/>
              </w:rPr>
              <w:t xml:space="preserve"> the agency's </w:t>
            </w:r>
            <w:r w:rsidDel="00000000" w:rsidR="00000000" w:rsidRPr="00000000">
              <w:rPr>
                <w:rFonts w:ascii="Inter" w:cs="Inter" w:eastAsia="Inter" w:hAnsi="Inter"/>
                <w:sz w:val="20"/>
                <w:szCs w:val="20"/>
                <w:rtl w:val="0"/>
              </w:rPr>
              <w:t xml:space="preserve">asks</w:t>
            </w:r>
            <w:r w:rsidDel="00000000" w:rsidR="00000000" w:rsidRPr="00000000">
              <w:rPr>
                <w:rFonts w:ascii="Inter" w:cs="Inter" w:eastAsia="Inter" w:hAnsi="Inter"/>
                <w:sz w:val="20"/>
                <w:szCs w:val="20"/>
                <w:rtl w:val="0"/>
              </w:rPr>
              <w:t xml:space="preserve"> and requirements.</w:t>
            </w:r>
          </w:p>
          <w:p w:rsidR="00000000" w:rsidDel="00000000" w:rsidP="00000000" w:rsidRDefault="00000000" w:rsidRPr="00000000" w14:paraId="0000010D">
            <w:pPr>
              <w:numPr>
                <w:ilvl w:val="0"/>
                <w:numId w:val="7"/>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Problem reframing sessions</w:t>
            </w:r>
            <w:r w:rsidDel="00000000" w:rsidR="00000000" w:rsidRPr="00000000">
              <w:rPr>
                <w:rFonts w:ascii="Inter" w:cs="Inter" w:eastAsia="Inter" w:hAnsi="Inter"/>
                <w:sz w:val="20"/>
                <w:szCs w:val="20"/>
                <w:rtl w:val="0"/>
              </w:rPr>
              <w:t xml:space="preserve"> to uncover root challenges.</w:t>
            </w:r>
          </w:p>
          <w:p w:rsidR="00000000" w:rsidDel="00000000" w:rsidP="00000000" w:rsidRDefault="00000000" w:rsidRPr="00000000" w14:paraId="0000010E">
            <w:pPr>
              <w:numPr>
                <w:ilvl w:val="0"/>
                <w:numId w:val="7"/>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Internal discussions on strategic fit</w:t>
            </w:r>
            <w:r w:rsidDel="00000000" w:rsidR="00000000" w:rsidRPr="00000000">
              <w:rPr>
                <w:rFonts w:ascii="Inter" w:cs="Inter" w:eastAsia="Inter" w:hAnsi="Inter"/>
                <w:sz w:val="20"/>
                <w:szCs w:val="20"/>
                <w:rtl w:val="0"/>
              </w:rPr>
              <w:t xml:space="preserve">, capacity, and resource shaping.</w:t>
            </w:r>
          </w:p>
          <w:p w:rsidR="00000000" w:rsidDel="00000000" w:rsidP="00000000" w:rsidRDefault="00000000" w:rsidRPr="00000000" w14:paraId="0000010F">
            <w:pPr>
              <w:numPr>
                <w:ilvl w:val="0"/>
                <w:numId w:val="7"/>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Engagement scoping</w:t>
            </w:r>
            <w:r w:rsidDel="00000000" w:rsidR="00000000" w:rsidRPr="00000000">
              <w:rPr>
                <w:rFonts w:ascii="Inter" w:cs="Inter" w:eastAsia="Inter" w:hAnsi="Inter"/>
                <w:sz w:val="20"/>
                <w:szCs w:val="20"/>
                <w:rtl w:val="0"/>
              </w:rPr>
              <w:t xml:space="preserve"> to establish high-level boundaries around engagement size, timeline, and feasibility.</w:t>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0">
            <w:pPr>
              <w:widowControl w:val="0"/>
              <w:numPr>
                <w:ilvl w:val="0"/>
                <w:numId w:val="41"/>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One-pager problem framing and recommendation</w:t>
            </w:r>
          </w:p>
          <w:p w:rsidR="00000000" w:rsidDel="00000000" w:rsidP="00000000" w:rsidRDefault="00000000" w:rsidRPr="00000000" w14:paraId="00000111">
            <w:pPr>
              <w:widowControl w:val="0"/>
              <w:numPr>
                <w:ilvl w:val="0"/>
                <w:numId w:val="41"/>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Engagement brief</w:t>
            </w:r>
          </w:p>
          <w:p w:rsidR="00000000" w:rsidDel="00000000" w:rsidP="00000000" w:rsidRDefault="00000000" w:rsidRPr="00000000" w14:paraId="00000112">
            <w:pPr>
              <w:widowControl w:val="0"/>
              <w:numPr>
                <w:ilvl w:val="0"/>
                <w:numId w:val="41"/>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Project plan</w:t>
            </w:r>
          </w:p>
          <w:p w:rsidR="00000000" w:rsidDel="00000000" w:rsidP="00000000" w:rsidRDefault="00000000" w:rsidRPr="00000000" w14:paraId="00000113">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14">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15">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16">
      <w:pPr>
        <w:rPr>
          <w:rFonts w:ascii="Inter" w:cs="Inter" w:eastAsia="Inter" w:hAnsi="Inter"/>
          <w:i w:val="1"/>
          <w:iCs w:val="1"/>
        </w:rPr>
      </w:pPr>
      <w:r w:rsidDel="00000000" w:rsidR="00000000" w:rsidRPr="00000000">
        <w:rPr>
          <w:rtl w:val="0"/>
        </w:rPr>
      </w:r>
    </w:p>
    <w:p w:rsidR="00000000" w:rsidDel="00000000" w:rsidP="00000000" w:rsidRDefault="00000000" w:rsidRPr="00000000" w14:paraId="00000117">
      <w:pPr>
        <w:rPr>
          <w:rFonts w:ascii="Inter" w:cs="Inter" w:eastAsia="Inter" w:hAnsi="Inter"/>
        </w:rPr>
      </w:pPr>
      <w:r w:rsidDel="00000000" w:rsidR="00000000" w:rsidRPr="00000000">
        <w:rPr>
          <w:rFonts w:ascii="Inter" w:cs="Inter" w:eastAsia="Inter" w:hAnsi="Inter"/>
          <w:b w:val="1"/>
          <w:bCs w:val="1"/>
          <w:rtl w:val="0"/>
        </w:rPr>
        <w:t xml:space="preserve">&gt; Outcomes: </w:t>
      </w:r>
      <w:r w:rsidDel="00000000" w:rsidR="00000000" w:rsidRPr="00000000">
        <w:rPr>
          <w:rtl w:val="0"/>
        </w:rPr>
      </w:r>
    </w:p>
    <w:p w:rsidR="00000000" w:rsidDel="00000000" w:rsidP="00000000" w:rsidRDefault="00000000" w:rsidRPr="00000000" w14:paraId="00000118">
      <w:pPr>
        <w:numPr>
          <w:ilvl w:val="0"/>
          <w:numId w:val="32"/>
        </w:numPr>
        <w:ind w:left="720" w:hanging="360"/>
        <w:rPr>
          <w:rFonts w:ascii="Inter" w:cs="Inter" w:eastAsia="Inter" w:hAnsi="Inter"/>
        </w:rPr>
      </w:pPr>
      <w:r w:rsidDel="00000000" w:rsidR="00000000" w:rsidRPr="00000000">
        <w:rPr>
          <w:rFonts w:ascii="Inter" w:cs="Inter" w:eastAsia="Inter" w:hAnsi="Inter"/>
          <w:b w:val="1"/>
          <w:bCs w:val="1"/>
          <w:rtl w:val="0"/>
        </w:rPr>
        <w:t xml:space="preserve">A clear decision on commitment; </w:t>
      </w:r>
      <w:r w:rsidDel="00000000" w:rsidR="00000000" w:rsidRPr="00000000">
        <w:rPr>
          <w:rFonts w:ascii="Inter" w:cs="Inter" w:eastAsia="Inter" w:hAnsi="Inter"/>
          <w:rtl w:val="0"/>
        </w:rPr>
        <w:t xml:space="preserve">we accept or decline, and can explain why either way.</w:t>
      </w:r>
    </w:p>
    <w:p w:rsidR="00000000" w:rsidDel="00000000" w:rsidP="00000000" w:rsidRDefault="00000000" w:rsidRPr="00000000" w14:paraId="00000119">
      <w:pPr>
        <w:numPr>
          <w:ilvl w:val="0"/>
          <w:numId w:val="32"/>
        </w:numPr>
        <w:ind w:left="720" w:hanging="360"/>
        <w:rPr>
          <w:rFonts w:ascii="Inter" w:cs="Inter" w:eastAsia="Inter" w:hAnsi="Inter"/>
        </w:rPr>
      </w:pPr>
      <w:r w:rsidDel="00000000" w:rsidR="00000000" w:rsidRPr="00000000">
        <w:rPr>
          <w:rFonts w:ascii="Inter" w:cs="Inter" w:eastAsia="Inter" w:hAnsi="Inter"/>
          <w:b w:val="1"/>
          <w:bCs w:val="1"/>
          <w:rtl w:val="0"/>
        </w:rPr>
        <w:t xml:space="preserve">Sharper clarity on the core challenge;  </w:t>
      </w:r>
      <w:r w:rsidDel="00000000" w:rsidR="00000000" w:rsidRPr="00000000">
        <w:rPr>
          <w:rFonts w:ascii="Inter" w:cs="Inter" w:eastAsia="Inter" w:hAnsi="Inter"/>
          <w:rtl w:val="0"/>
        </w:rPr>
        <w:t xml:space="preserve">the agency leaves understanding it far better than when they walked in.</w:t>
      </w:r>
    </w:p>
    <w:p w:rsidR="00000000" w:rsidDel="00000000" w:rsidP="00000000" w:rsidRDefault="00000000" w:rsidRPr="00000000" w14:paraId="0000011A">
      <w:pPr>
        <w:numPr>
          <w:ilvl w:val="0"/>
          <w:numId w:val="32"/>
        </w:numPr>
        <w:ind w:left="720" w:hanging="360"/>
        <w:rPr>
          <w:rFonts w:ascii="Inter" w:cs="Inter" w:eastAsia="Inter" w:hAnsi="Inter"/>
        </w:rPr>
      </w:pPr>
      <w:r w:rsidDel="00000000" w:rsidR="00000000" w:rsidRPr="00000000">
        <w:rPr>
          <w:rFonts w:ascii="Inter" w:cs="Inter" w:eastAsia="Inter" w:hAnsi="Inter"/>
          <w:b w:val="1"/>
          <w:bCs w:val="1"/>
          <w:rtl w:val="0"/>
        </w:rPr>
        <w:t xml:space="preserve">A shared scope, </w:t>
      </w:r>
      <w:r w:rsidDel="00000000" w:rsidR="00000000" w:rsidRPr="00000000">
        <w:rPr>
          <w:rFonts w:ascii="Inter" w:cs="Inter" w:eastAsia="Inter" w:hAnsi="Inter"/>
          <w:rtl w:val="0"/>
        </w:rPr>
        <w:t xml:space="preserve">giving both teams one unified picture of what's in and what's out.</w:t>
      </w:r>
    </w:p>
    <w:p w:rsidR="00000000" w:rsidDel="00000000" w:rsidP="00000000" w:rsidRDefault="00000000" w:rsidRPr="00000000" w14:paraId="0000011B">
      <w:pPr>
        <w:numPr>
          <w:ilvl w:val="0"/>
          <w:numId w:val="32"/>
        </w:numPr>
        <w:ind w:left="720" w:hanging="360"/>
        <w:rPr>
          <w:rFonts w:ascii="Inter" w:cs="Inter" w:eastAsia="Inter" w:hAnsi="Inter"/>
        </w:rPr>
      </w:pPr>
      <w:r w:rsidDel="00000000" w:rsidR="00000000" w:rsidRPr="00000000">
        <w:rPr>
          <w:rFonts w:ascii="Inter" w:cs="Inter" w:eastAsia="Inter" w:hAnsi="Inter"/>
          <w:b w:val="1"/>
          <w:bCs w:val="1"/>
          <w:rtl w:val="0"/>
        </w:rPr>
        <w:t xml:space="preserve">A clearly defined engagement team, </w:t>
      </w:r>
      <w:r w:rsidDel="00000000" w:rsidR="00000000" w:rsidRPr="00000000">
        <w:rPr>
          <w:rFonts w:ascii="Inter" w:cs="Inter" w:eastAsia="Inter" w:hAnsi="Inter"/>
          <w:rtl w:val="0"/>
        </w:rPr>
        <w:t xml:space="preserve">with everyone on board and clear on what they own.</w:t>
      </w:r>
    </w:p>
    <w:p w:rsidR="00000000" w:rsidDel="00000000" w:rsidP="00000000" w:rsidRDefault="00000000" w:rsidRPr="00000000" w14:paraId="0000011C">
      <w:pPr>
        <w:numPr>
          <w:ilvl w:val="0"/>
          <w:numId w:val="32"/>
        </w:numPr>
        <w:ind w:left="720" w:hanging="360"/>
        <w:rPr>
          <w:rFonts w:ascii="Inter" w:cs="Inter" w:eastAsia="Inter" w:hAnsi="Inter"/>
        </w:rPr>
      </w:pPr>
      <w:r w:rsidDel="00000000" w:rsidR="00000000" w:rsidRPr="00000000">
        <w:rPr>
          <w:rFonts w:ascii="Inter" w:cs="Inter" w:eastAsia="Inter" w:hAnsi="Inter"/>
          <w:b w:val="1"/>
          <w:bCs w:val="1"/>
          <w:rtl w:val="0"/>
        </w:rPr>
        <w:t xml:space="preserve">A directional estimate of effort and timeline, </w:t>
      </w:r>
      <w:r w:rsidDel="00000000" w:rsidR="00000000" w:rsidRPr="00000000">
        <w:rPr>
          <w:rFonts w:ascii="Inter" w:cs="Inter" w:eastAsia="Inter" w:hAnsi="Inter"/>
          <w:rtl w:val="0"/>
        </w:rPr>
        <w:t xml:space="preserve">with honest flags on where confidence is still low.</w:t>
      </w:r>
      <w:r w:rsidDel="00000000" w:rsidR="00000000" w:rsidRPr="00000000">
        <w:rPr>
          <w:rtl w:val="0"/>
        </w:rPr>
      </w:r>
    </w:p>
    <w:p w:rsidR="00000000" w:rsidDel="00000000" w:rsidP="00000000" w:rsidRDefault="00000000" w:rsidRPr="00000000" w14:paraId="0000011D">
      <w:pPr>
        <w:pStyle w:val="Heading3"/>
        <w:widowControl w:val="0"/>
        <w:spacing w:line="240" w:lineRule="auto"/>
        <w:rPr/>
      </w:pPr>
      <w:bookmarkStart w:colFirst="0" w:colLast="0" w:name="_r83zu5nn96d0" w:id="20"/>
      <w:bookmarkEnd w:id="20"/>
      <w:r w:rsidDel="00000000" w:rsidR="00000000" w:rsidRPr="00000000">
        <w:rPr>
          <w:b w:val="1"/>
          <w:bCs w:val="1"/>
          <w:rtl w:val="0"/>
        </w:rPr>
        <w:t xml:space="preserve">4.2 Discovery </w:t>
      </w:r>
      <w:r w:rsidDel="00000000" w:rsidR="00000000" w:rsidRPr="00000000">
        <w:rPr>
          <w:rtl w:val="0"/>
        </w:rPr>
      </w:r>
    </w:p>
    <w:p w:rsidR="00000000" w:rsidDel="00000000" w:rsidP="00000000" w:rsidRDefault="00000000" w:rsidRPr="00000000" w14:paraId="0000011E">
      <w:pPr>
        <w:spacing w:after="240" w:before="240" w:lineRule="auto"/>
        <w:rPr>
          <w:rFonts w:ascii="Inter" w:cs="Inter" w:eastAsia="Inter" w:hAnsi="Inter"/>
        </w:rPr>
      </w:pPr>
      <w:r w:rsidDel="00000000" w:rsidR="00000000" w:rsidRPr="00000000">
        <w:rPr>
          <w:rFonts w:ascii="Inter" w:cs="Inter" w:eastAsia="Inter" w:hAnsi="Inter"/>
          <w:rtl w:val="0"/>
        </w:rPr>
        <w:t xml:space="preserve">Discovery sits at the heart of our work. It’s an active loop where uncovering insights and testing solutions happen in sequence, but frequently feed back into each other as we learn (more on our philosophy in Section 2.3: Through a Discovery Lens). </w:t>
      </w:r>
    </w:p>
    <w:p w:rsidR="00000000" w:rsidDel="00000000" w:rsidP="00000000" w:rsidRDefault="00000000" w:rsidRPr="00000000" w14:paraId="0000011F">
      <w:pPr>
        <w:spacing w:after="240" w:before="240" w:lineRule="auto"/>
        <w:rPr>
          <w:rFonts w:ascii="Inter" w:cs="Inter" w:eastAsia="Inter" w:hAnsi="Inter"/>
        </w:rPr>
      </w:pPr>
      <w:r w:rsidDel="00000000" w:rsidR="00000000" w:rsidRPr="00000000">
        <w:rPr>
          <w:rFonts w:ascii="Inter" w:cs="Inter" w:eastAsia="Inter" w:hAnsi="Inter"/>
          <w:rtl w:val="0"/>
        </w:rPr>
        <w:t xml:space="preserve">A full discovery journey runs in two subphases, each with a distinct role:</w:t>
      </w:r>
    </w:p>
    <w:tbl>
      <w:tblPr>
        <w:tblStyle w:val="Table20"/>
        <w:tblW w:w="8730.0" w:type="dxa"/>
        <w:jc w:val="left"/>
        <w:tblInd w:w="6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80"/>
        <w:gridCol w:w="5850"/>
        <w:tblGridChange w:id="0">
          <w:tblGrid>
            <w:gridCol w:w="288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Subphase 1 - </w:t>
              <w:br w:type="textWrapping"/>
              <w:t xml:space="preserve">Discover</w:t>
            </w:r>
            <w:r w:rsidDel="00000000" w:rsidR="00000000" w:rsidRPr="00000000">
              <w:rPr>
                <w:rFonts w:ascii="Inter" w:cs="Inter" w:eastAsia="Inter" w:hAnsi="Inter"/>
                <w:b w:val="1"/>
                <w:bCs w:val="1"/>
                <w:rtl w:val="0"/>
              </w:rPr>
              <w:t xml:space="preserve"> What’s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Frame the problem. Confirm it's real, systemic, and worth solving before anyone proposes how to build 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Subphase 2 - </w:t>
              <w:br w:type="textWrapping"/>
              <w:t xml:space="preserve">Discover What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Inter" w:cs="Inter" w:eastAsia="Inter" w:hAnsi="Inter"/>
              </w:rPr>
            </w:pPr>
            <w:r w:rsidDel="00000000" w:rsidR="00000000" w:rsidRPr="00000000">
              <w:rPr>
                <w:rFonts w:ascii="Inter" w:cs="Inter" w:eastAsia="Inter" w:hAnsi="Inter"/>
                <w:rtl w:val="0"/>
              </w:rPr>
              <w:t xml:space="preserve">Test solutions. Hypothesise, prototype, and validate against real user signals until a confident roadmap emerges.</w:t>
            </w:r>
          </w:p>
        </w:tc>
      </w:tr>
    </w:tbl>
    <w:p w:rsidR="00000000" w:rsidDel="00000000" w:rsidP="00000000" w:rsidRDefault="00000000" w:rsidRPr="00000000" w14:paraId="00000124">
      <w:pPr>
        <w:spacing w:after="240" w:before="240" w:lineRule="auto"/>
        <w:rPr>
          <w:rFonts w:ascii="Inter" w:cs="Inter" w:eastAsia="Inter" w:hAnsi="Inter"/>
        </w:rPr>
      </w:pPr>
      <w:r w:rsidDel="00000000" w:rsidR="00000000" w:rsidRPr="00000000">
        <w:rPr>
          <w:rFonts w:ascii="Inter" w:cs="Inter" w:eastAsia="Inter" w:hAnsi="Inter"/>
          <w:rtl w:val="0"/>
        </w:rPr>
        <w:t xml:space="preserve">Together, they move an engagement from an ambiguous problem statement to a high-confidence, validated roadmap.</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5">
            <w:pPr>
              <w:pStyle w:val="Heading4"/>
              <w:widowControl w:val="0"/>
              <w:spacing w:line="240" w:lineRule="auto"/>
              <w:rPr>
                <w:rFonts w:ascii="Inter" w:cs="Inter" w:eastAsia="Inter" w:hAnsi="Inter"/>
                <w:b w:val="1"/>
                <w:bCs w:val="1"/>
                <w:color w:val="ffffff"/>
              </w:rPr>
            </w:pPr>
            <w:bookmarkStart w:colFirst="0" w:colLast="0" w:name="_rkrh27k49ajp" w:id="21"/>
            <w:bookmarkEnd w:id="21"/>
            <w:r w:rsidDel="00000000" w:rsidR="00000000" w:rsidRPr="00000000">
              <w:rPr>
                <w:rFonts w:ascii="Inter" w:cs="Inter" w:eastAsia="Inter" w:hAnsi="Inter"/>
                <w:b w:val="1"/>
                <w:bCs w:val="1"/>
                <w:color w:val="ffffff"/>
                <w:rtl w:val="0"/>
              </w:rPr>
              <w:t xml:space="preserve">Subphase 1: Discover What’s True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i w:val="1"/>
                <w:iCs w:val="1"/>
                <w:color w:val="ffffff"/>
              </w:rPr>
            </w:pPr>
            <w:r w:rsidDel="00000000" w:rsidR="00000000" w:rsidRPr="00000000">
              <w:rPr>
                <w:rFonts w:ascii="Inter" w:cs="Inter" w:eastAsia="Inter" w:hAnsi="Inter"/>
                <w:i w:val="1"/>
                <w:iCs w:val="1"/>
                <w:color w:val="ffffff"/>
                <w:rtl w:val="0"/>
              </w:rPr>
              <w:t xml:space="preserve">(To frame a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Inter" w:cs="Inter" w:eastAsia="Inter" w:hAnsi="Inter"/>
              </w:rPr>
            </w:pPr>
            <w:r w:rsidDel="00000000" w:rsidR="00000000" w:rsidRPr="00000000">
              <w:rPr>
                <w:rFonts w:ascii="Inter" w:cs="Inter" w:eastAsia="Inter" w:hAnsi="Inter"/>
                <w:rtl w:val="0"/>
              </w:rPr>
              <w:t xml:space="preserve">The purpose of Subphase 1 is to define the real problem, and align understanding with our agency partners before a solution is proposed.</w:t>
              <w:br w:type="textWrapping"/>
            </w:r>
          </w:p>
          <w:p w:rsidR="00000000" w:rsidDel="00000000" w:rsidP="00000000" w:rsidRDefault="00000000" w:rsidRPr="00000000" w14:paraId="00000128">
            <w:pPr>
              <w:rPr>
                <w:rFonts w:ascii="Inter" w:cs="Inter" w:eastAsia="Inter" w:hAnsi="Inter"/>
              </w:rPr>
            </w:pPr>
            <w:r w:rsidDel="00000000" w:rsidR="00000000" w:rsidRPr="00000000">
              <w:rPr>
                <w:rFonts w:ascii="Inter" w:cs="Inter" w:eastAsia="Inter" w:hAnsi="Inter"/>
                <w:b w:val="1"/>
                <w:bCs w:val="1"/>
                <w:rtl w:val="0"/>
              </w:rPr>
              <w:t xml:space="preserve">The Dual Track Discovery Process</w:t>
            </w:r>
            <w:r w:rsidDel="00000000" w:rsidR="00000000" w:rsidRPr="00000000">
              <w:rPr>
                <w:rtl w:val="0"/>
              </w:rPr>
            </w:r>
          </w:p>
          <w:p w:rsidR="00000000" w:rsidDel="00000000" w:rsidP="00000000" w:rsidRDefault="00000000" w:rsidRPr="00000000" w14:paraId="00000129">
            <w:pPr>
              <w:rPr>
                <w:rFonts w:ascii="Inter" w:cs="Inter" w:eastAsia="Inter" w:hAnsi="Inter"/>
              </w:rPr>
            </w:pPr>
            <w:r w:rsidDel="00000000" w:rsidR="00000000" w:rsidRPr="00000000">
              <w:rPr>
                <w:rFonts w:ascii="Inter" w:cs="Inter" w:eastAsia="Inter" w:hAnsi="Inter"/>
                <w:rtl w:val="0"/>
              </w:rPr>
              <w:t xml:space="preserve">Inside this subphase, discovery runs on two tracks that run in tandem. What design learns about user needs reshapes the technical questions worth asking; what engineering learns about legacy constraints reshapes what is realistic to explore.</w:t>
            </w:r>
          </w:p>
          <w:p w:rsidR="00000000" w:rsidDel="00000000" w:rsidP="00000000" w:rsidRDefault="00000000" w:rsidRPr="00000000" w14:paraId="0000012A">
            <w:pPr>
              <w:rPr>
                <w:rFonts w:ascii="Inter" w:cs="Inter" w:eastAsia="Inter" w:hAnsi="Inter"/>
              </w:rPr>
            </w:pPr>
            <w:r w:rsidDel="00000000" w:rsidR="00000000" w:rsidRPr="00000000">
              <w:rPr>
                <w:rtl w:val="0"/>
              </w:rPr>
            </w:r>
          </w:p>
          <w:p w:rsidR="00000000" w:rsidDel="00000000" w:rsidP="00000000" w:rsidRDefault="00000000" w:rsidRPr="00000000" w14:paraId="0000012B">
            <w:pPr>
              <w:rPr>
                <w:rFonts w:ascii="Inter" w:cs="Inter" w:eastAsia="Inter" w:hAnsi="Inter"/>
              </w:rPr>
            </w:pPr>
            <w:r w:rsidDel="00000000" w:rsidR="00000000" w:rsidRPr="00000000">
              <w:rPr>
                <w:rFonts w:ascii="Inter" w:cs="Inter" w:eastAsia="Inter" w:hAnsi="Inter"/>
                <w:color w:val="1264a3"/>
                <w:rtl w:val="0"/>
              </w:rPr>
              <w:t xml:space="preserve">[Insert 4.2 Discovery_subphase 1… file in shared drive]</w:t>
              <w:br w:type="textWrapping"/>
            </w:r>
            <w:r w:rsidDel="00000000" w:rsidR="00000000" w:rsidRPr="00000000">
              <w:rPr>
                <w:rFonts w:ascii="Inter" w:cs="Inter" w:eastAsia="Inter" w:hAnsi="Inter"/>
                <w:color w:val="1264a3"/>
              </w:rPr>
              <w:drawing>
                <wp:inline distB="114300" distT="114300" distL="114300" distR="114300">
                  <wp:extent cx="4090988" cy="25015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0988" cy="250153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Inter" w:cs="Inter" w:eastAsia="Inter" w:hAnsi="Inter"/>
              </w:rPr>
            </w:pPr>
            <w:r w:rsidDel="00000000" w:rsidR="00000000" w:rsidRPr="00000000">
              <w:rPr>
                <w:rtl w:val="0"/>
              </w:rPr>
            </w:r>
          </w:p>
          <w:tbl>
            <w:tblPr>
              <w:tblStyle w:val="Table22"/>
              <w:tblW w:w="7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3840"/>
              <w:tblGridChange w:id="0">
                <w:tblGrid>
                  <w:gridCol w:w="3825"/>
                  <w:gridCol w:w="384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Experience Discovery (Design led)</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Technical Discovery (Engineer led)</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F">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Identify and understand the needs</w:t>
                  </w:r>
                  <w:r w:rsidDel="00000000" w:rsidR="00000000" w:rsidRPr="00000000">
                    <w:rPr>
                      <w:rFonts w:ascii="Inter" w:cs="Inter" w:eastAsia="Inter" w:hAnsi="Inter"/>
                      <w:sz w:val="20"/>
                      <w:szCs w:val="20"/>
                      <w:rtl w:val="0"/>
                    </w:rPr>
                    <w:t xml:space="preserve">, behaviours, and context of the citizens and officers who will use the service. </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Identifies what tools already exists</w:t>
                  </w:r>
                  <w:r w:rsidDel="00000000" w:rsidR="00000000" w:rsidRPr="00000000">
                    <w:rPr>
                      <w:rFonts w:ascii="Inter" w:cs="Inter" w:eastAsia="Inter" w:hAnsi="Inter"/>
                      <w:sz w:val="20"/>
                      <w:szCs w:val="20"/>
                      <w:rtl w:val="0"/>
                    </w:rPr>
                    <w:t xml:space="preserve">, legacy-system constraints, API integration dependencies, and technical risks. </w:t>
                  </w:r>
                </w:p>
              </w:tc>
            </w:tr>
          </w:tbl>
          <w:p w:rsidR="00000000" w:rsidDel="00000000" w:rsidP="00000000" w:rsidRDefault="00000000" w:rsidRPr="00000000" w14:paraId="00000131">
            <w:pPr>
              <w:rPr>
                <w:rFonts w:ascii="Inter" w:cs="Inter" w:eastAsia="Inter" w:hAnsi="Inter"/>
              </w:rPr>
            </w:pPr>
            <w:r w:rsidDel="00000000" w:rsidR="00000000" w:rsidRPr="00000000">
              <w:rPr>
                <w:rtl w:val="0"/>
              </w:rPr>
            </w:r>
          </w:p>
          <w:p w:rsidR="00000000" w:rsidDel="00000000" w:rsidP="00000000" w:rsidRDefault="00000000" w:rsidRPr="00000000" w14:paraId="00000132">
            <w:pPr>
              <w:rPr>
                <w:rFonts w:ascii="Inter" w:cs="Inter" w:eastAsia="Inter" w:hAnsi="Inter"/>
              </w:rPr>
            </w:pPr>
            <w:r w:rsidDel="00000000" w:rsidR="00000000" w:rsidRPr="00000000">
              <w:rPr>
                <w:rFonts w:ascii="Inter" w:cs="Inter" w:eastAsia="Inter" w:hAnsi="Inter"/>
                <w:i w:val="1"/>
                <w:iCs w:val="1"/>
                <w:rtl w:val="0"/>
              </w:rPr>
              <w:t xml:space="preserve">Note: the following are based on Experience Discovery (Design led) only.</w:t>
            </w:r>
            <w:r w:rsidDel="00000000" w:rsidR="00000000" w:rsidRPr="00000000">
              <w:rPr>
                <w:rFonts w:ascii="Inter" w:cs="Inter" w:eastAsia="Inter" w:hAnsi="Inter"/>
                <w:rtl w:val="0"/>
              </w:rPr>
              <w:t xml:space="preserve"> </w:t>
            </w:r>
            <w:commentRangeStart w:id="19"/>
            <w:commentRangeStart w:id="20"/>
            <w:r w:rsidDel="00000000" w:rsidR="00000000" w:rsidRPr="00000000">
              <w:rPr>
                <w:rtl w:val="0"/>
              </w:rPr>
            </w:r>
          </w:p>
          <w:tbl>
            <w:tblPr>
              <w:tblStyle w:val="Table23"/>
              <w:tblW w:w="7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3885"/>
              <w:tblGridChange w:id="0">
                <w:tblGrid>
                  <w:gridCol w:w="3765"/>
                  <w:gridCol w:w="388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Activities </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Artifacts</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5">
                  <w:pPr>
                    <w:numPr>
                      <w:ilvl w:val="0"/>
                      <w:numId w:val="2"/>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Focus group sessions</w:t>
                  </w:r>
                  <w:r w:rsidDel="00000000" w:rsidR="00000000" w:rsidRPr="00000000">
                    <w:rPr>
                      <w:rFonts w:ascii="Inter" w:cs="Inter" w:eastAsia="Inter" w:hAnsi="Inter"/>
                      <w:sz w:val="20"/>
                      <w:szCs w:val="20"/>
                      <w:rtl w:val="0"/>
                    </w:rPr>
                    <w:t xml:space="preserve"> to gather shared user perspectives.</w:t>
                  </w:r>
                </w:p>
                <w:p w:rsidR="00000000" w:rsidDel="00000000" w:rsidP="00000000" w:rsidRDefault="00000000" w:rsidRPr="00000000" w14:paraId="00000136">
                  <w:pPr>
                    <w:numPr>
                      <w:ilvl w:val="0"/>
                      <w:numId w:val="2"/>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Qualitative interviews</w:t>
                  </w:r>
                  <w:r w:rsidDel="00000000" w:rsidR="00000000" w:rsidRPr="00000000">
                    <w:rPr>
                      <w:rFonts w:ascii="Inter" w:cs="Inter" w:eastAsia="Inter" w:hAnsi="Inter"/>
                      <w:sz w:val="20"/>
                      <w:szCs w:val="20"/>
                      <w:rtl w:val="0"/>
                    </w:rPr>
                    <w:t xml:space="preserve"> to uncover individual insights.</w:t>
                  </w:r>
                </w:p>
                <w:p w:rsidR="00000000" w:rsidDel="00000000" w:rsidP="00000000" w:rsidRDefault="00000000" w:rsidRPr="00000000" w14:paraId="00000137">
                  <w:pPr>
                    <w:numPr>
                      <w:ilvl w:val="0"/>
                      <w:numId w:val="2"/>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Quantitative surveys </w:t>
                  </w:r>
                  <w:r w:rsidDel="00000000" w:rsidR="00000000" w:rsidRPr="00000000">
                    <w:rPr>
                      <w:rFonts w:ascii="Inter" w:cs="Inter" w:eastAsia="Inter" w:hAnsi="Inter"/>
                      <w:sz w:val="20"/>
                      <w:szCs w:val="20"/>
                      <w:rtl w:val="0"/>
                    </w:rPr>
                    <w:t xml:space="preserve">to validate trends at scale.</w:t>
                  </w:r>
                </w:p>
                <w:p w:rsidR="00000000" w:rsidDel="00000000" w:rsidP="00000000" w:rsidRDefault="00000000" w:rsidRPr="00000000" w14:paraId="00000138">
                  <w:pPr>
                    <w:numPr>
                      <w:ilvl w:val="0"/>
                      <w:numId w:val="2"/>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Field studies</w:t>
                  </w:r>
                  <w:r w:rsidDel="00000000" w:rsidR="00000000" w:rsidRPr="00000000">
                    <w:rPr>
                      <w:rFonts w:ascii="Inter" w:cs="Inter" w:eastAsia="Inter" w:hAnsi="Inter"/>
                      <w:sz w:val="20"/>
                      <w:szCs w:val="20"/>
                      <w:rtl w:val="0"/>
                    </w:rPr>
                    <w:t xml:space="preserve"> to observe real-world user workflows.</w:t>
                  </w:r>
                </w:p>
                <w:p w:rsidR="00000000" w:rsidDel="00000000" w:rsidP="00000000" w:rsidRDefault="00000000" w:rsidRPr="00000000" w14:paraId="00000139">
                  <w:pPr>
                    <w:numPr>
                      <w:ilvl w:val="0"/>
                      <w:numId w:val="2"/>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Usability testing </w:t>
                  </w:r>
                  <w:r w:rsidDel="00000000" w:rsidR="00000000" w:rsidRPr="00000000">
                    <w:rPr>
                      <w:rFonts w:ascii="Inter" w:cs="Inter" w:eastAsia="Inter" w:hAnsi="Inter"/>
                      <w:sz w:val="20"/>
                      <w:szCs w:val="20"/>
                      <w:rtl w:val="0"/>
                    </w:rPr>
                    <w:t xml:space="preserve">to identify system friction points.</w:t>
                  </w:r>
                </w:p>
                <w:p w:rsidR="00000000" w:rsidDel="00000000" w:rsidP="00000000" w:rsidRDefault="00000000" w:rsidRPr="00000000" w14:paraId="0000013A">
                  <w:pPr>
                    <w:numPr>
                      <w:ilvl w:val="0"/>
                      <w:numId w:val="2"/>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Technical infrastructure mapping</w:t>
                  </w:r>
                  <w:r w:rsidDel="00000000" w:rsidR="00000000" w:rsidRPr="00000000">
                    <w:rPr>
                      <w:rFonts w:ascii="Inter" w:cs="Inter" w:eastAsia="Inter" w:hAnsi="Inter"/>
                      <w:sz w:val="20"/>
                      <w:szCs w:val="20"/>
                      <w:rtl w:val="0"/>
                    </w:rPr>
                    <w:t xml:space="preserve"> of pipelines, APIs, and data schemas. </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B">
                  <w:pPr>
                    <w:widowControl w:val="0"/>
                    <w:numPr>
                      <w:ilvl w:val="0"/>
                      <w:numId w:val="37"/>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Service Map</w:t>
                  </w:r>
                </w:p>
                <w:p w:rsidR="00000000" w:rsidDel="00000000" w:rsidP="00000000" w:rsidRDefault="00000000" w:rsidRPr="00000000" w14:paraId="0000013C">
                  <w:pPr>
                    <w:widowControl w:val="0"/>
                    <w:numPr>
                      <w:ilvl w:val="0"/>
                      <w:numId w:val="37"/>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Research finding report</w:t>
                  </w:r>
                </w:p>
                <w:p w:rsidR="00000000" w:rsidDel="00000000" w:rsidP="00000000" w:rsidRDefault="00000000" w:rsidRPr="00000000" w14:paraId="0000013D">
                  <w:pPr>
                    <w:widowControl w:val="0"/>
                    <w:numPr>
                      <w:ilvl w:val="0"/>
                      <w:numId w:val="37"/>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Shortlist of prioritised use case</w:t>
                  </w:r>
                </w:p>
                <w:p w:rsidR="00000000" w:rsidDel="00000000" w:rsidP="00000000" w:rsidRDefault="00000000" w:rsidRPr="00000000" w14:paraId="0000013E">
                  <w:pPr>
                    <w:widowControl w:val="0"/>
                    <w:numPr>
                      <w:ilvl w:val="0"/>
                      <w:numId w:val="37"/>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Technical discovery report by engineers</w:t>
                  </w:r>
                </w:p>
                <w:p w:rsidR="00000000" w:rsidDel="00000000" w:rsidP="00000000" w:rsidRDefault="00000000" w:rsidRPr="00000000" w14:paraId="0000013F">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40">
                  <w:pPr>
                    <w:widowControl w:val="0"/>
                    <w:spacing w:line="240" w:lineRule="auto"/>
                    <w:rPr>
                      <w:rFonts w:ascii="Inter" w:cs="Inter" w:eastAsia="Inter" w:hAnsi="Inter"/>
                      <w:sz w:val="20"/>
                      <w:szCs w:val="20"/>
                    </w:rPr>
                  </w:pP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tc>
            </w:tr>
          </w:tbl>
          <w:p w:rsidR="00000000" w:rsidDel="00000000" w:rsidP="00000000" w:rsidRDefault="00000000" w:rsidRPr="00000000" w14:paraId="00000141">
            <w:pPr>
              <w:rPr>
                <w:rFonts w:ascii="Inter" w:cs="Inter" w:eastAsia="Inter" w:hAnsi="Inter"/>
              </w:rPr>
            </w:pPr>
            <w:r w:rsidDel="00000000" w:rsidR="00000000" w:rsidRPr="00000000">
              <w:rPr>
                <w:rtl w:val="0"/>
              </w:rPr>
            </w:r>
          </w:p>
          <w:p w:rsidR="00000000" w:rsidDel="00000000" w:rsidP="00000000" w:rsidRDefault="00000000" w:rsidRPr="00000000" w14:paraId="00000142">
            <w:pPr>
              <w:rPr>
                <w:rFonts w:ascii="Inter" w:cs="Inter" w:eastAsia="Inter" w:hAnsi="Inter"/>
              </w:rPr>
            </w:pPr>
            <w:r w:rsidDel="00000000" w:rsidR="00000000" w:rsidRPr="00000000">
              <w:rPr>
                <w:rFonts w:ascii="Inter" w:cs="Inter" w:eastAsia="Inter" w:hAnsi="Inter"/>
                <w:b w:val="1"/>
                <w:bCs w:val="1"/>
                <w:rtl w:val="0"/>
              </w:rPr>
              <w:t xml:space="preserve">Outcomes: </w:t>
            </w:r>
            <w:r w:rsidDel="00000000" w:rsidR="00000000" w:rsidRPr="00000000">
              <w:rPr>
                <w:rtl w:val="0"/>
              </w:rPr>
            </w:r>
          </w:p>
          <w:p w:rsidR="00000000" w:rsidDel="00000000" w:rsidP="00000000" w:rsidRDefault="00000000" w:rsidRPr="00000000" w14:paraId="00000143">
            <w:pPr>
              <w:numPr>
                <w:ilvl w:val="0"/>
                <w:numId w:val="32"/>
              </w:numPr>
              <w:ind w:left="720" w:hanging="360"/>
              <w:rPr>
                <w:rFonts w:ascii="Inter" w:cs="Inter" w:eastAsia="Inter" w:hAnsi="Inter"/>
              </w:rPr>
            </w:pPr>
            <w:r w:rsidDel="00000000" w:rsidR="00000000" w:rsidRPr="00000000">
              <w:rPr>
                <w:rFonts w:ascii="Inter" w:cs="Inter" w:eastAsia="Inter" w:hAnsi="Inter"/>
                <w:b w:val="1"/>
                <w:bCs w:val="1"/>
                <w:rtl w:val="0"/>
              </w:rPr>
              <w:t xml:space="preserve">A shared, objective problem definition</w:t>
            </w:r>
            <w:r w:rsidDel="00000000" w:rsidR="00000000" w:rsidRPr="00000000">
              <w:rPr>
                <w:rFonts w:ascii="Inter" w:cs="Inter" w:eastAsia="Inter" w:hAnsi="Inter"/>
                <w:rtl w:val="0"/>
              </w:rPr>
              <w:t xml:space="preserve">; we align on the actual systemic challenge rather than the initially stated request.</w:t>
            </w:r>
          </w:p>
          <w:p w:rsidR="00000000" w:rsidDel="00000000" w:rsidP="00000000" w:rsidRDefault="00000000" w:rsidRPr="00000000" w14:paraId="00000144">
            <w:pPr>
              <w:numPr>
                <w:ilvl w:val="0"/>
                <w:numId w:val="32"/>
              </w:numPr>
              <w:ind w:left="720" w:hanging="360"/>
              <w:rPr>
                <w:rFonts w:ascii="Inter" w:cs="Inter" w:eastAsia="Inter" w:hAnsi="Inter"/>
              </w:rPr>
            </w:pPr>
            <w:r w:rsidDel="00000000" w:rsidR="00000000" w:rsidRPr="00000000">
              <w:rPr>
                <w:rFonts w:ascii="Inter" w:cs="Inter" w:eastAsia="Inter" w:hAnsi="Inter"/>
                <w:b w:val="1"/>
                <w:bCs w:val="1"/>
                <w:rtl w:val="0"/>
              </w:rPr>
              <w:t xml:space="preserve">A comprehensive landscape map</w:t>
            </w:r>
            <w:r w:rsidDel="00000000" w:rsidR="00000000" w:rsidRPr="00000000">
              <w:rPr>
                <w:rFonts w:ascii="Inter" w:cs="Inter" w:eastAsia="Inter" w:hAnsi="Inter"/>
                <w:rtl w:val="0"/>
              </w:rPr>
              <w:t xml:space="preserve">; value propositions, user needs, policy implications, and technical constraints are fully surfaced and named.</w:t>
            </w:r>
          </w:p>
          <w:p w:rsidR="00000000" w:rsidDel="00000000" w:rsidP="00000000" w:rsidRDefault="00000000" w:rsidRPr="00000000" w14:paraId="00000145">
            <w:pPr>
              <w:numPr>
                <w:ilvl w:val="0"/>
                <w:numId w:val="32"/>
              </w:numPr>
              <w:ind w:left="720" w:hanging="360"/>
              <w:rPr>
                <w:rFonts w:ascii="Inter" w:cs="Inter" w:eastAsia="Inter" w:hAnsi="Inter"/>
              </w:rPr>
            </w:pPr>
            <w:r w:rsidDel="00000000" w:rsidR="00000000" w:rsidRPr="00000000">
              <w:rPr>
                <w:rFonts w:ascii="Inter" w:cs="Inter" w:eastAsia="Inter" w:hAnsi="Inter"/>
                <w:b w:val="1"/>
                <w:bCs w:val="1"/>
                <w:rtl w:val="0"/>
              </w:rPr>
              <w:t xml:space="preserve">A prioritised use-case roadmap</w:t>
            </w:r>
            <w:r w:rsidDel="00000000" w:rsidR="00000000" w:rsidRPr="00000000">
              <w:rPr>
                <w:rFonts w:ascii="Inter" w:cs="Inter" w:eastAsia="Inter" w:hAnsi="Inter"/>
                <w:rtl w:val="0"/>
              </w:rPr>
              <w:t xml:space="preserve">; we lock in a clear, defensible view of what to tackle first and why for the next subphase.</w:t>
            </w:r>
          </w:p>
          <w:p w:rsidR="00000000" w:rsidDel="00000000" w:rsidP="00000000" w:rsidRDefault="00000000" w:rsidRPr="00000000" w14:paraId="00000146">
            <w:pPr>
              <w:numPr>
                <w:ilvl w:val="0"/>
                <w:numId w:val="32"/>
              </w:numPr>
              <w:ind w:left="720" w:hanging="360"/>
              <w:rPr>
                <w:rFonts w:ascii="Inter" w:cs="Inter" w:eastAsia="Inter" w:hAnsi="Inter"/>
              </w:rPr>
            </w:pPr>
            <w:r w:rsidDel="00000000" w:rsidR="00000000" w:rsidRPr="00000000">
              <w:rPr>
                <w:rFonts w:ascii="Inter" w:cs="Inter" w:eastAsia="Inter" w:hAnsi="Inter"/>
                <w:b w:val="1"/>
                <w:bCs w:val="1"/>
                <w:rtl w:val="0"/>
              </w:rPr>
              <w:t xml:space="preserve">Clarity on the root issue</w:t>
            </w:r>
            <w:r w:rsidDel="00000000" w:rsidR="00000000" w:rsidRPr="00000000">
              <w:rPr>
                <w:rFonts w:ascii="Inter" w:cs="Inter" w:eastAsia="Inter" w:hAnsi="Inter"/>
                <w:rtl w:val="0"/>
              </w:rPr>
              <w:t xml:space="preserve">; the real problem is understood, moving past the surface-level symptoms.</w:t>
            </w:r>
          </w:p>
          <w:p w:rsidR="00000000" w:rsidDel="00000000" w:rsidP="00000000" w:rsidRDefault="00000000" w:rsidRPr="00000000" w14:paraId="00000147">
            <w:pPr>
              <w:ind w:left="0" w:firstLine="0"/>
              <w:rPr>
                <w:rFonts w:ascii="Inter" w:cs="Inter" w:eastAsia="Inter" w:hAnsi="Inter"/>
              </w:rPr>
            </w:pPr>
            <w:r w:rsidDel="00000000" w:rsidR="00000000" w:rsidRPr="00000000">
              <w:rPr>
                <w:rtl w:val="0"/>
              </w:rPr>
            </w:r>
          </w:p>
          <w:tbl>
            <w:tblPr>
              <w:tblStyle w:val="Table24"/>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8">
                  <w:pPr>
                    <w:rPr>
                      <w:rFonts w:ascii="Inter" w:cs="Inter" w:eastAsia="Inter" w:hAnsi="Inter"/>
                      <w:b w:val="1"/>
                      <w:bCs w:val="1"/>
                    </w:rPr>
                  </w:pPr>
                  <w:r w:rsidDel="00000000" w:rsidR="00000000" w:rsidRPr="00000000">
                    <w:rPr>
                      <w:rFonts w:ascii="Inter" w:cs="Inter" w:eastAsia="Inter" w:hAnsi="Inter"/>
                      <w:b w:val="1"/>
                      <w:bCs w:val="1"/>
                      <w:rtl w:val="0"/>
                    </w:rPr>
                    <w:t xml:space="preserve">What Gets in the Way:</w:t>
                    <w:br w:type="textWrapping"/>
                  </w:r>
                  <w:r w:rsidDel="00000000" w:rsidR="00000000" w:rsidRPr="00000000">
                    <w:rPr>
                      <w:rFonts w:ascii="Inter" w:cs="Inter" w:eastAsia="Inter" w:hAnsi="Inter"/>
                      <w:rtl w:val="0"/>
                    </w:rPr>
                    <w:t xml:space="preserve">Every discovery surfaces trade-offs. Policy constraints, siloed mandates, competing agency priorities, and limited resources all create tension. This phase requires naming those trade-offs honestly so leadership can make informed decisions before prototyping begins. </w:t>
                  </w:r>
                  <w:r w:rsidDel="00000000" w:rsidR="00000000" w:rsidRPr="00000000">
                    <w:rPr>
                      <w:rtl w:val="0"/>
                    </w:rPr>
                  </w:r>
                </w:p>
              </w:tc>
            </w:tr>
          </w:tbl>
          <w:p w:rsidR="00000000" w:rsidDel="00000000" w:rsidP="00000000" w:rsidRDefault="00000000" w:rsidRPr="00000000" w14:paraId="00000149">
            <w:pPr>
              <w:widowControl w:val="0"/>
              <w:spacing w:line="240" w:lineRule="auto"/>
              <w:rPr>
                <w:rFonts w:ascii="Inter" w:cs="Inter" w:eastAsia="Inter" w:hAnsi="Inter"/>
              </w:rPr>
            </w:pPr>
            <w:r w:rsidDel="00000000" w:rsidR="00000000" w:rsidRPr="00000000">
              <w:rPr>
                <w:rtl w:val="0"/>
              </w:rPr>
            </w:r>
          </w:p>
        </w:tc>
      </w:tr>
    </w:tbl>
    <w:p w:rsidR="00000000" w:rsidDel="00000000" w:rsidP="00000000" w:rsidRDefault="00000000" w:rsidRPr="00000000" w14:paraId="0000014A">
      <w:pPr>
        <w:rPr>
          <w:rFonts w:ascii="Inter" w:cs="Inter" w:eastAsia="Inter" w:hAnsi="Inte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4B">
            <w:pPr>
              <w:pStyle w:val="Heading4"/>
              <w:rPr>
                <w:rFonts w:ascii="Inter" w:cs="Inter" w:eastAsia="Inter" w:hAnsi="Inter"/>
                <w:b w:val="1"/>
                <w:bCs w:val="1"/>
                <w:color w:val="ffffff"/>
              </w:rPr>
            </w:pPr>
            <w:bookmarkStart w:colFirst="0" w:colLast="0" w:name="_lklci32kut5i" w:id="22"/>
            <w:bookmarkEnd w:id="22"/>
            <w:r w:rsidDel="00000000" w:rsidR="00000000" w:rsidRPr="00000000">
              <w:rPr>
                <w:rFonts w:ascii="Inter" w:cs="Inter" w:eastAsia="Inter" w:hAnsi="Inter"/>
                <w:b w:val="1"/>
                <w:bCs w:val="1"/>
                <w:color w:val="ffffff"/>
                <w:u w:val="single"/>
                <w:rtl w:val="0"/>
              </w:rPr>
              <w:t xml:space="preserve">Subphase 2:</w:t>
            </w:r>
            <w:r w:rsidDel="00000000" w:rsidR="00000000" w:rsidRPr="00000000">
              <w:rPr>
                <w:rFonts w:ascii="Inter" w:cs="Inter" w:eastAsia="Inter" w:hAnsi="Inter"/>
                <w:b w:val="1"/>
                <w:bCs w:val="1"/>
                <w:color w:val="ffffff"/>
                <w:rtl w:val="0"/>
              </w:rPr>
              <w:t xml:space="preserve"> Discover What Works</w:t>
            </w:r>
          </w:p>
          <w:p w:rsidR="00000000" w:rsidDel="00000000" w:rsidP="00000000" w:rsidRDefault="00000000" w:rsidRPr="00000000" w14:paraId="0000014C">
            <w:pPr>
              <w:spacing w:line="240" w:lineRule="auto"/>
              <w:rPr>
                <w:rFonts w:ascii="Inter" w:cs="Inter" w:eastAsia="Inter" w:hAnsi="Inter"/>
                <w:color w:val="ffffff"/>
              </w:rPr>
            </w:pPr>
            <w:r w:rsidDel="00000000" w:rsidR="00000000" w:rsidRPr="00000000">
              <w:rPr>
                <w:rFonts w:ascii="Inter" w:cs="Inter" w:eastAsia="Inter" w:hAnsi="Inter"/>
                <w:color w:val="ffffff"/>
                <w:rtl w:val="0"/>
              </w:rPr>
              <w:t xml:space="preserve">(To Rapidly Experiment)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Inter" w:cs="Inter" w:eastAsia="Inter" w:hAnsi="Inter"/>
              </w:rPr>
            </w:pPr>
            <w:r w:rsidDel="00000000" w:rsidR="00000000" w:rsidRPr="00000000">
              <w:rPr>
                <w:rFonts w:ascii="Inter" w:cs="Inter" w:eastAsia="Inter" w:hAnsi="Inter"/>
                <w:rtl w:val="0"/>
              </w:rPr>
              <w:t xml:space="preserve">The purpose of Subphase 2 is to transform understandings from Subphase 1 into a testable object. We hypothesise solutions then build dynamic prototypes to get real users testing. The prototypes are continuously refined until a validated solution emerges. </w:t>
            </w:r>
          </w:p>
          <w:p w:rsidR="00000000" w:rsidDel="00000000" w:rsidP="00000000" w:rsidRDefault="00000000" w:rsidRPr="00000000" w14:paraId="0000014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4F">
            <w:pPr>
              <w:widowControl w:val="0"/>
              <w:spacing w:line="240" w:lineRule="auto"/>
              <w:rPr>
                <w:rFonts w:ascii="Inter" w:cs="Inter" w:eastAsia="Inter" w:hAnsi="Inter"/>
                <w:b w:val="1"/>
                <w:bCs w:val="1"/>
              </w:rPr>
            </w:pPr>
            <w:commentRangeStart w:id="21"/>
            <w:r w:rsidDel="00000000" w:rsidR="00000000" w:rsidRPr="00000000">
              <w:rPr>
                <w:rFonts w:ascii="Inter" w:cs="Inter" w:eastAsia="Inter" w:hAnsi="Inter"/>
                <w:b w:val="1"/>
                <w:bCs w:val="1"/>
                <w:rtl w:val="0"/>
              </w:rPr>
              <w:t xml:space="preserve">The Rapid Experimental Cycle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50">
            <w:pPr>
              <w:widowControl w:val="0"/>
              <w:spacing w:line="240" w:lineRule="auto"/>
              <w:rPr>
                <w:rFonts w:ascii="Inter" w:cs="Inter" w:eastAsia="Inter" w:hAnsi="Inter"/>
              </w:rPr>
            </w:pPr>
            <w:r w:rsidDel="00000000" w:rsidR="00000000" w:rsidRPr="00000000">
              <w:rPr>
                <w:rFonts w:ascii="Inter" w:cs="Inter" w:eastAsia="Inter" w:hAnsi="Inter"/>
                <w:b w:val="1"/>
                <w:bCs w:val="1"/>
              </w:rPr>
              <w:drawing>
                <wp:inline distB="114300" distT="114300" distL="114300" distR="114300">
                  <wp:extent cx="3262313" cy="182368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62313" cy="1823686"/>
                          </a:xfrm>
                          <a:prstGeom prst="rect"/>
                          <a:ln/>
                        </pic:spPr>
                      </pic:pic>
                    </a:graphicData>
                  </a:graphic>
                </wp:inline>
              </w:drawing>
            </w:r>
            <w:r w:rsidDel="00000000" w:rsidR="00000000" w:rsidRPr="00000000">
              <w:rPr>
                <w:rFonts w:ascii="Inter" w:cs="Inter" w:eastAsia="Inter" w:hAnsi="Inter"/>
                <w:b w:val="1"/>
                <w:bCs w:val="1"/>
                <w:rtl w:val="0"/>
              </w:rPr>
              <w:br w:type="textWrapping"/>
            </w:r>
            <w:r w:rsidDel="00000000" w:rsidR="00000000" w:rsidRPr="00000000">
              <w:rPr>
                <w:rFonts w:ascii="Inter" w:cs="Inter" w:eastAsia="Inter" w:hAnsi="Inter"/>
                <w:rtl w:val="0"/>
              </w:rPr>
              <w:t xml:space="preserve">This subphase is a repeating loop of iterative solutioning designed to test hypotheses quickly and cheaply. Each individual loop runs on a two to three week cadence, with the first user-tested prototype available within three weeks. </w:t>
            </w:r>
          </w:p>
          <w:p w:rsidR="00000000" w:rsidDel="00000000" w:rsidP="00000000" w:rsidRDefault="00000000" w:rsidRPr="00000000" w14:paraId="00000151">
            <w:pPr>
              <w:widowControl w:val="0"/>
              <w:spacing w:line="240" w:lineRule="auto"/>
              <w:rPr>
                <w:rFonts w:ascii="Inter" w:cs="Inter" w:eastAsia="Inter" w:hAnsi="Inter"/>
              </w:rPr>
            </w:pPr>
            <w:r w:rsidDel="00000000" w:rsidR="00000000" w:rsidRPr="00000000">
              <w:rPr>
                <w:rFonts w:ascii="Inter" w:cs="Inter" w:eastAsia="Inter" w:hAnsi="Inter"/>
                <w:rtl w:val="0"/>
              </w:rPr>
              <w:br w:type="textWrapping"/>
              <w:t xml:space="preserve">Text to follow link below (just the circle)</w:t>
            </w:r>
          </w:p>
          <w:p w:rsidR="00000000" w:rsidDel="00000000" w:rsidP="00000000" w:rsidRDefault="00000000" w:rsidRPr="00000000" w14:paraId="00000152">
            <w:pPr>
              <w:widowControl w:val="0"/>
              <w:spacing w:line="240" w:lineRule="auto"/>
              <w:rPr>
                <w:rFonts w:ascii="Inter" w:cs="Inter" w:eastAsia="Inter" w:hAnsi="Inter"/>
              </w:rPr>
            </w:pPr>
            <w:commentRangeStart w:id="22"/>
            <w:r w:rsidDel="00000000" w:rsidR="00000000" w:rsidRPr="00000000">
              <w:rPr>
                <w:rFonts w:ascii="Inter" w:cs="Inter" w:eastAsia="Inter" w:hAnsi="Inter"/>
                <w:rtl w:val="0"/>
              </w:rPr>
              <w:t xml:space="preserve">[</w:t>
            </w:r>
            <w:hyperlink r:id="rId10">
              <w:r w:rsidDel="00000000" w:rsidR="00000000" w:rsidRPr="00000000">
                <w:rPr>
                  <w:rFonts w:ascii="Inter" w:cs="Inter" w:eastAsia="Inter" w:hAnsi="Inter"/>
                  <w:color w:val="1155cc"/>
                  <w:u w:val="single"/>
                  <w:rtl w:val="0"/>
                </w:rPr>
                <w:t xml:space="preserve">https://govtech.enterprise.slack.com/files/U0AUA42HYR1/F0BF66835DW/4.2-subphase2_rapid_iteration_how_its_run.png</w:t>
              </w:r>
            </w:hyperlink>
            <w:r w:rsidDel="00000000" w:rsidR="00000000" w:rsidRPr="00000000">
              <w:rPr>
                <w:rFonts w:ascii="Inter" w:cs="Inter" w:eastAsia="Inter" w:hAnsi="Inter"/>
                <w:rtl w:val="0"/>
              </w:rPr>
              <w:t xml:space="preserve">]</w:t>
            </w:r>
            <w:commentRangeEnd w:id="22"/>
            <w:r w:rsidDel="00000000" w:rsidR="00000000" w:rsidRPr="00000000">
              <w:commentReference w:id="22"/>
            </w:r>
            <w:r w:rsidDel="00000000" w:rsidR="00000000" w:rsidRPr="00000000">
              <w:rPr>
                <w:rFonts w:ascii="Inter" w:cs="Inter" w:eastAsia="Inter" w:hAnsi="Inter"/>
                <w:rtl w:val="0"/>
              </w:rPr>
              <w:t xml:space="preserve"> </w:t>
            </w:r>
          </w:p>
          <w:p w:rsidR="00000000" w:rsidDel="00000000" w:rsidP="00000000" w:rsidRDefault="00000000" w:rsidRPr="00000000" w14:paraId="00000153">
            <w:pPr>
              <w:widowControl w:val="0"/>
              <w:spacing w:line="240" w:lineRule="auto"/>
              <w:rPr>
                <w:rFonts w:ascii="Inter" w:cs="Inter" w:eastAsia="Inter" w:hAnsi="Inter"/>
              </w:rPr>
            </w:pPr>
            <w:r w:rsidDel="00000000" w:rsidR="00000000" w:rsidRPr="00000000">
              <w:rPr>
                <w:rtl w:val="0"/>
              </w:rPr>
            </w:r>
          </w:p>
          <w:tbl>
            <w:tblPr>
              <w:tblStyle w:val="Table26"/>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245"/>
              <w:tblGridChange w:id="0">
                <w:tblGrid>
                  <w:gridCol w:w="1875"/>
                  <w:gridCol w:w="7245"/>
                </w:tblGrid>
              </w:tblGridChange>
            </w:tblGrid>
            <w:tr>
              <w:trPr>
                <w:cantSplit w:val="0"/>
                <w:tblHeader w:val="0"/>
              </w:trPr>
              <w:tc>
                <w:tcPr>
                  <w:gridSpan w:val="2"/>
                  <w:tcBorders>
                    <w:top w:color="cfe2f3" w:space="0" w:sz="8" w:val="single"/>
                    <w:left w:color="cfe2f3" w:space="0" w:sz="8" w:val="single"/>
                    <w:bottom w:color="cfe2f3" w:space="0" w:sz="8" w:val="single"/>
                    <w:right w:color="cfe2f3"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Hypothesis→ Quick Build → User Test → (repeat)</w:t>
                  </w:r>
                </w:p>
              </w:tc>
            </w:tr>
            <w:tr>
              <w:trPr>
                <w:cantSplit w:val="0"/>
                <w:tblHeader w:val="0"/>
              </w:trPr>
              <w:tc>
                <w:tcPr>
                  <w:tcBorders>
                    <w:top w:color="cfe2f3"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Hypothesis</w:t>
                  </w:r>
                </w:p>
              </w:tc>
              <w:tc>
                <w:tcPr>
                  <w:tcBorders>
                    <w:top w:color="cfe2f3"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Start with a clear bet based on Subphase 1 data (e.g., "Based on X constraint, we believe Y workflow will reduce processing time"). It must be a concrete proposition, not a vague direction.</w:t>
                  </w:r>
                </w:p>
              </w:tc>
            </w:tr>
            <w:tr>
              <w:trPr>
                <w:cantSplit w:val="0"/>
                <w:tblHeader w:val="0"/>
              </w:trPr>
              <w:tc>
                <w:tcPr>
                  <w:tcBorders>
                    <w:top w:color="6fa8dc"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8">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Build (Quickly)</w:t>
                  </w:r>
                </w:p>
              </w:tc>
              <w:tc>
                <w:tcPr>
                  <w:tcBorders>
                    <w:top w:color="6fa8dc"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Turn the hypothesis into a functional prototype that works with real or synthetic data in a realistic workflow.</w:t>
                  </w:r>
                </w:p>
              </w:tc>
            </w:tr>
            <w:tr>
              <w:trPr>
                <w:cantSplit w:val="0"/>
                <w:tblHeader w:val="0"/>
              </w:trPr>
              <w:tc>
                <w:tcPr>
                  <w:tcBorders>
                    <w:top w:color="6fa8dc" w:space="0" w:sz="8" w:val="single"/>
                    <w:left w:color="cfe2f3" w:space="0" w:sz="8" w:val="single"/>
                    <w:bottom w:color="cfe2f3"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Test</w:t>
                  </w:r>
                </w:p>
              </w:tc>
              <w:tc>
                <w:tcPr>
                  <w:tcBorders>
                    <w:top w:color="6fa8dc" w:space="0" w:sz="8" w:val="single"/>
                    <w:left w:color="cfe2f3" w:space="0" w:sz="8" w:val="single"/>
                    <w:bottom w:color="cfe2f3"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Put it in front of end-users (citizens or officers). Observe behaviours, collect hard data, and feed the learnings back into the next hypothesis loop.</w:t>
                  </w:r>
                </w:p>
              </w:tc>
            </w:tr>
          </w:tbl>
          <w:p w:rsidR="00000000" w:rsidDel="00000000" w:rsidP="00000000" w:rsidRDefault="00000000" w:rsidRPr="00000000" w14:paraId="0000015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5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5E">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Core Characteristics of Subphase 2:</w:t>
            </w:r>
          </w:p>
          <w:tbl>
            <w:tblPr>
              <w:tblStyle w:val="Table27"/>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590"/>
              <w:gridCol w:w="5835"/>
              <w:tblGridChange w:id="0">
                <w:tblGrid>
                  <w:gridCol w:w="1710"/>
                  <w:gridCol w:w="1590"/>
                  <w:gridCol w:w="5835"/>
                </w:tblGrid>
              </w:tblGridChange>
            </w:tblGrid>
            <w:tr>
              <w:trPr>
                <w:cantSplit w:val="0"/>
                <w:tblHeader w:val="0"/>
              </w:trPr>
              <w:tc>
                <w:tcPr>
                  <w:vMerge w:val="restart"/>
                  <w:tcBorders>
                    <w:top w:color="666666" w:space="0" w:sz="8" w:val="single"/>
                    <w:left w:color="efefef" w:space="0" w:sz="8" w:val="single"/>
                    <w:bottom w:color="434343"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What We Run</w:t>
                  </w:r>
                </w:p>
              </w:tc>
              <w:tc>
                <w:tcPr>
                  <w:tcBorders>
                    <w:top w:color="666666" w:space="0" w:sz="8" w:val="single"/>
                    <w:left w:color="fffff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1) Rapid Iteration over Scalability. </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1">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Prototypes are built quickly to learn, not to ship</w:t>
                  </w:r>
                  <w:r w:rsidDel="00000000" w:rsidR="00000000" w:rsidRPr="00000000">
                    <w:rPr>
                      <w:rFonts w:ascii="Inter" w:cs="Inter" w:eastAsia="Inter" w:hAnsi="Inter"/>
                      <w:sz w:val="20"/>
                      <w:szCs w:val="20"/>
                      <w:rtl w:val="0"/>
                    </w:rPr>
                    <w:t xml:space="preserve">.</w:t>
                  </w:r>
                  <w:r w:rsidDel="00000000" w:rsidR="00000000" w:rsidRPr="00000000">
                    <w:rPr>
                      <w:rFonts w:ascii="Inter" w:cs="Inter" w:eastAsia="Inter" w:hAnsi="Inter"/>
                      <w:sz w:val="20"/>
                      <w:szCs w:val="20"/>
                      <w:rtl w:val="0"/>
                    </w:rPr>
                    <w:t xml:space="preserve"> By pooling our collective knowledge, we collaborate to simulate possible solutions to test what works, and we do this with rapid iteration.</w:t>
                  </w:r>
                </w:p>
                <w:p w:rsidR="00000000" w:rsidDel="00000000" w:rsidP="00000000" w:rsidRDefault="00000000" w:rsidRPr="00000000" w14:paraId="00000162">
                  <w:pPr>
                    <w:rPr>
                      <w:rFonts w:ascii="Inter" w:cs="Inter" w:eastAsia="Inter" w:hAnsi="Inter"/>
                      <w:sz w:val="20"/>
                      <w:szCs w:val="20"/>
                    </w:rPr>
                  </w:pPr>
                  <w:r w:rsidDel="00000000" w:rsidR="00000000" w:rsidRPr="00000000">
                    <w:rPr>
                      <w:rFonts w:ascii="Inter" w:cs="Inter" w:eastAsia="Inter" w:hAnsi="Inter"/>
                      <w:sz w:val="20"/>
                      <w:szCs w:val="20"/>
                      <w:rtl w:val="0"/>
                    </w:rPr>
                    <w:br w:type="textWrapping"/>
                    <w:t xml:space="preserve">Note: Our prototypes are experiments. Engineering may use them only as references depending on</w:t>
                  </w:r>
                  <w:commentRangeStart w:id="23"/>
                  <w:r w:rsidDel="00000000" w:rsidR="00000000" w:rsidRPr="00000000">
                    <w:rPr>
                      <w:rFonts w:ascii="Inter" w:cs="Inter" w:eastAsia="Inter" w:hAnsi="Inter"/>
                      <w:sz w:val="20"/>
                      <w:szCs w:val="20"/>
                      <w:rtl w:val="0"/>
                    </w:rPr>
                    <w:t xml:space="preserve"> the technical specs.</w:t>
                  </w:r>
                  <w:commentRangeEnd w:id="23"/>
                  <w:r w:rsidDel="00000000" w:rsidR="00000000" w:rsidRPr="00000000">
                    <w:commentReference w:id="23"/>
                  </w:r>
                  <w:r w:rsidDel="00000000" w:rsidR="00000000" w:rsidRPr="00000000">
                    <w:rPr>
                      <w:rtl w:val="0"/>
                    </w:rPr>
                  </w:r>
                </w:p>
              </w:tc>
            </w:tr>
            <w:tr>
              <w:trPr>
                <w:cantSplit w:val="0"/>
                <w:tblHeader w:val="0"/>
              </w:trPr>
              <w:tc>
                <w:tcPr>
                  <w:vMerge w:val="continue"/>
                  <w:tcBorders>
                    <w:top w:color="434343" w:space="0" w:sz="8" w:val="single"/>
                    <w:left w:color="efefef" w:space="0" w:sz="8" w:val="single"/>
                    <w:bottom w:color="666666"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c>
              <w:tc>
                <w:tcPr>
                  <w:tcBorders>
                    <w:top w:color="434343" w:space="0" w:sz="8" w:val="single"/>
                    <w:left w:color="fffff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2) Real Validation</w:t>
                  </w:r>
                </w:p>
              </w:tc>
              <w:tc>
                <w:tcPr>
                  <w:tcBorders>
                    <w:top w:color="434343"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Internal reviews and stakeholder walkthroughs are a useful start, but they are not validations. Real validation requires observing real users interacting with the system in real contexts. Every prototype must have a measurable hypothesis to generate signal instead of </w:t>
                  </w:r>
                  <w:r w:rsidDel="00000000" w:rsidR="00000000" w:rsidRPr="00000000">
                    <w:rPr>
                      <w:rFonts w:ascii="Inter" w:cs="Inter" w:eastAsia="Inter" w:hAnsi="Inter"/>
                      <w:sz w:val="20"/>
                      <w:szCs w:val="20"/>
                      <w:rtl w:val="0"/>
                    </w:rPr>
                    <w:t xml:space="preserve">opinion.</w:t>
                  </w:r>
                  <w:r w:rsidDel="00000000" w:rsidR="00000000" w:rsidRPr="00000000">
                    <w:rPr>
                      <w:rFonts w:ascii="Inter" w:cs="Inter" w:eastAsia="Inter" w:hAnsi="Inter"/>
                      <w:sz w:val="20"/>
                      <w:szCs w:val="20"/>
                      <w:rtl w:val="0"/>
                    </w:rPr>
                    <w:t xml:space="preserve"> (See Rapid Experimental Cycle Chart above). </w:t>
                  </w:r>
                </w:p>
              </w:tc>
            </w:tr>
            <w:tr>
              <w:trPr>
                <w:cantSplit w:val="0"/>
                <w:tblHeader w:val="0"/>
              </w:trPr>
              <w:tc>
                <w:tcPr>
                  <w:vMerge w:val="restart"/>
                  <w:tcBorders>
                    <w:top w:color="434343" w:space="0" w:sz="8" w:val="single"/>
                    <w:left w:color="efefef" w:space="0" w:sz="8" w:val="single"/>
                    <w:bottom w:color="666666"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What We Build</w:t>
                  </w:r>
                </w:p>
              </w:tc>
              <w:tc>
                <w:tcPr>
                  <w:tcBorders>
                    <w:top w:color="434343" w:space="0" w:sz="8" w:val="single"/>
                    <w:left w:color="fffff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3) Functional Prototype</w:t>
                  </w:r>
                </w:p>
              </w:tc>
              <w:tc>
                <w:tcPr>
                  <w:tcBorders>
                    <w:top w:color="434343"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We build prototypes that behave like real systems</w:t>
                  </w:r>
                  <w:r w:rsidDel="00000000" w:rsidR="00000000" w:rsidRPr="00000000">
                    <w:rPr>
                      <w:rFonts w:ascii="Inter" w:cs="Inter" w:eastAsia="Inter" w:hAnsi="Inter"/>
                      <w:sz w:val="20"/>
                      <w:szCs w:val="20"/>
                      <w:rtl w:val="0"/>
                    </w:rPr>
                    <w:t xml:space="preserve"> rather than relying on static mockups or click-throughs to validate core logic. Grounded in data insights from earlier discovery, these artifacts integrate directly into real workflows to generate high-signal, actionable validation.</w:t>
                    <w:br w:type="textWrapping"/>
                  </w:r>
                </w:p>
                <w:tbl>
                  <w:tblPr>
                    <w:tblStyle w:val="Table28"/>
                    <w:tblW w:w="5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950"/>
                    <w:gridCol w:w="2100"/>
                    <w:tblGridChange w:id="0">
                      <w:tblGrid>
                        <w:gridCol w:w="1665"/>
                        <w:gridCol w:w="1950"/>
                        <w:gridCol w:w="210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9">
                        <w:pPr>
                          <w:rPr>
                            <w:rFonts w:ascii="Inter" w:cs="Inter" w:eastAsia="Inter" w:hAnsi="Inter"/>
                            <w:b w:val="1"/>
                            <w:bCs w:val="1"/>
                            <w:color w:val="ffffff"/>
                            <w:sz w:val="18"/>
                            <w:szCs w:val="18"/>
                          </w:rPr>
                        </w:pPr>
                        <w:r w:rsidDel="00000000" w:rsidR="00000000" w:rsidRPr="00000000">
                          <w:rPr>
                            <w:rFonts w:ascii="Inter" w:cs="Inter" w:eastAsia="Inter" w:hAnsi="Inter"/>
                            <w:b w:val="1"/>
                            <w:bCs w:val="1"/>
                            <w:color w:val="ffffff"/>
                            <w:sz w:val="18"/>
                            <w:szCs w:val="18"/>
                            <w:rtl w:val="0"/>
                          </w:rPr>
                          <w:t xml:space="preserve">Prototype type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A">
                        <w:pPr>
                          <w:rPr>
                            <w:rFonts w:ascii="Inter" w:cs="Inter" w:eastAsia="Inter" w:hAnsi="Inter"/>
                            <w:b w:val="1"/>
                            <w:bCs w:val="1"/>
                            <w:color w:val="ffffff"/>
                            <w:sz w:val="18"/>
                            <w:szCs w:val="18"/>
                          </w:rPr>
                        </w:pPr>
                        <w:r w:rsidDel="00000000" w:rsidR="00000000" w:rsidRPr="00000000">
                          <w:rPr>
                            <w:rFonts w:ascii="Inter" w:cs="Inter" w:eastAsia="Inter" w:hAnsi="Inter"/>
                            <w:b w:val="1"/>
                            <w:bCs w:val="1"/>
                            <w:color w:val="ffffff"/>
                            <w:sz w:val="18"/>
                            <w:szCs w:val="18"/>
                            <w:rtl w:val="0"/>
                          </w:rPr>
                          <w:t xml:space="preserve">Description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B">
                        <w:pPr>
                          <w:rPr>
                            <w:rFonts w:ascii="Inter" w:cs="Inter" w:eastAsia="Inter" w:hAnsi="Inter"/>
                            <w:b w:val="1"/>
                            <w:bCs w:val="1"/>
                            <w:color w:val="ffffff"/>
                            <w:sz w:val="18"/>
                            <w:szCs w:val="18"/>
                          </w:rPr>
                        </w:pPr>
                        <w:r w:rsidDel="00000000" w:rsidR="00000000" w:rsidRPr="00000000">
                          <w:rPr>
                            <w:rFonts w:ascii="Inter" w:cs="Inter" w:eastAsia="Inter" w:hAnsi="Inter"/>
                            <w:b w:val="1"/>
                            <w:bCs w:val="1"/>
                            <w:color w:val="ffffff"/>
                            <w:sz w:val="18"/>
                            <w:szCs w:val="18"/>
                            <w:rtl w:val="0"/>
                          </w:rPr>
                          <w:t xml:space="preserve">Validation Focus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C">
                        <w:pPr>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Static design</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6D">
                        <w:pPr>
                          <w:rPr>
                            <w:rFonts w:ascii="Inter" w:cs="Inter" w:eastAsia="Inter" w:hAnsi="Inter"/>
                            <w:sz w:val="18"/>
                            <w:szCs w:val="18"/>
                          </w:rPr>
                        </w:pPr>
                        <w:r w:rsidDel="00000000" w:rsidR="00000000" w:rsidRPr="00000000">
                          <w:rPr>
                            <w:rFonts w:ascii="Inter" w:cs="Inter" w:eastAsia="Inter" w:hAnsi="Inter"/>
                            <w:sz w:val="18"/>
                            <w:szCs w:val="18"/>
                            <w:rtl w:val="0"/>
                          </w:rPr>
                          <w:t xml:space="preserve">A Figma file or screen layout. Useful for exploring visual direction and early flows.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E">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Visual &amp; Conceptual Alignment</w:t>
                        </w:r>
                      </w:p>
                      <w:p w:rsidR="00000000" w:rsidDel="00000000" w:rsidP="00000000" w:rsidRDefault="00000000" w:rsidRPr="00000000" w14:paraId="0000016F">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70">
                        <w:pPr>
                          <w:rPr>
                            <w:rFonts w:ascii="Inter" w:cs="Inter" w:eastAsia="Inter" w:hAnsi="Inter"/>
                            <w:sz w:val="18"/>
                            <w:szCs w:val="18"/>
                          </w:rPr>
                        </w:pPr>
                        <w:r w:rsidDel="00000000" w:rsidR="00000000" w:rsidRPr="00000000">
                          <w:rPr>
                            <w:rFonts w:ascii="Inter" w:cs="Inter" w:eastAsia="Inter" w:hAnsi="Inter"/>
                            <w:sz w:val="18"/>
                            <w:szCs w:val="18"/>
                            <w:rtl w:val="0"/>
                          </w:rPr>
                          <w:t xml:space="preserve">Best for testing if the look, feel, and basic concept make sense to users.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1">
                        <w:pPr>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AI mockup</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72">
                        <w:pPr>
                          <w:rPr>
                            <w:rFonts w:ascii="Inter" w:cs="Inter" w:eastAsia="Inter" w:hAnsi="Inter"/>
                            <w:sz w:val="18"/>
                            <w:szCs w:val="18"/>
                          </w:rPr>
                        </w:pPr>
                        <w:r w:rsidDel="00000000" w:rsidR="00000000" w:rsidRPr="00000000">
                          <w:rPr>
                            <w:rFonts w:ascii="Inter" w:cs="Inter" w:eastAsia="Inter" w:hAnsi="Inter"/>
                            <w:sz w:val="18"/>
                            <w:szCs w:val="18"/>
                            <w:rtl w:val="0"/>
                          </w:rPr>
                          <w:t xml:space="preserve">Browser-based, fully clickable, built with mock data. Fast to produce but cannot replace a real workflow.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3">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User Interface (UI) Navigation</w:t>
                        </w:r>
                      </w:p>
                      <w:p w:rsidR="00000000" w:rsidDel="00000000" w:rsidP="00000000" w:rsidRDefault="00000000" w:rsidRPr="00000000" w14:paraId="00000174">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75">
                        <w:pPr>
                          <w:rPr>
                            <w:rFonts w:ascii="Inter" w:cs="Inter" w:eastAsia="Inter" w:hAnsi="Inter"/>
                            <w:sz w:val="18"/>
                            <w:szCs w:val="18"/>
                          </w:rPr>
                        </w:pPr>
                        <w:r w:rsidDel="00000000" w:rsidR="00000000" w:rsidRPr="00000000">
                          <w:rPr>
                            <w:rFonts w:ascii="Inter" w:cs="Inter" w:eastAsia="Inter" w:hAnsi="Inter"/>
                            <w:sz w:val="18"/>
                            <w:szCs w:val="18"/>
                            <w:rtl w:val="0"/>
                          </w:rPr>
                          <w:t xml:space="preserve">Best for testing if users can find their way through a basic step-by-step flow.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6">
                        <w:pPr>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Functional </w:t>
                        </w:r>
                        <w:r w:rsidDel="00000000" w:rsidR="00000000" w:rsidRPr="00000000">
                          <w:rPr>
                            <w:rFonts w:ascii="Inter" w:cs="Inter" w:eastAsia="Inter" w:hAnsi="Inter"/>
                            <w:b w:val="1"/>
                            <w:bCs w:val="1"/>
                            <w:sz w:val="18"/>
                            <w:szCs w:val="18"/>
                            <w:rtl w:val="0"/>
                          </w:rPr>
                          <w:t xml:space="preserve">Prototype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77">
                        <w:pPr>
                          <w:rPr>
                            <w:rFonts w:ascii="Inter" w:cs="Inter" w:eastAsia="Inter" w:hAnsi="Inter"/>
                            <w:sz w:val="18"/>
                            <w:szCs w:val="18"/>
                          </w:rPr>
                        </w:pPr>
                        <w:r w:rsidDel="00000000" w:rsidR="00000000" w:rsidRPr="00000000">
                          <w:rPr>
                            <w:rFonts w:ascii="Inter" w:cs="Inter" w:eastAsia="Inter" w:hAnsi="Inter"/>
                            <w:sz w:val="18"/>
                            <w:szCs w:val="18"/>
                            <w:rtl w:val="0"/>
                          </w:rPr>
                          <w:t xml:space="preserve">Built with real or synthetic data that mirrors the real schema, testable in a real workflow, capable of generating signal you can act 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8">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Operational &amp; Logical Feasibility</w:t>
                        </w:r>
                      </w:p>
                      <w:p w:rsidR="00000000" w:rsidDel="00000000" w:rsidP="00000000" w:rsidRDefault="00000000" w:rsidRPr="00000000" w14:paraId="00000179">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7A">
                        <w:pPr>
                          <w:rPr>
                            <w:rFonts w:ascii="Inter" w:cs="Inter" w:eastAsia="Inter" w:hAnsi="Inter"/>
                            <w:sz w:val="18"/>
                            <w:szCs w:val="18"/>
                          </w:rPr>
                        </w:pPr>
                        <w:r w:rsidDel="00000000" w:rsidR="00000000" w:rsidRPr="00000000">
                          <w:rPr>
                            <w:rFonts w:ascii="Inter" w:cs="Inter" w:eastAsia="Inter" w:hAnsi="Inter"/>
                            <w:sz w:val="18"/>
                            <w:szCs w:val="18"/>
                            <w:rtl w:val="0"/>
                          </w:rPr>
                          <w:t xml:space="preserve">Best for testing if the system logic holds up under real operational conditions.</w:t>
                        </w:r>
                      </w:p>
                      <w:p w:rsidR="00000000" w:rsidDel="00000000" w:rsidP="00000000" w:rsidRDefault="00000000" w:rsidRPr="00000000" w14:paraId="0000017B">
                        <w:pPr>
                          <w:rPr>
                            <w:rFonts w:ascii="Inter" w:cs="Inter" w:eastAsia="Inter" w:hAnsi="Inter"/>
                            <w:sz w:val="18"/>
                            <w:szCs w:val="18"/>
                          </w:rPr>
                        </w:pPr>
                        <w:r w:rsidDel="00000000" w:rsidR="00000000" w:rsidRPr="00000000">
                          <w:rPr>
                            <w:rtl w:val="0"/>
                          </w:rPr>
                        </w:r>
                      </w:p>
                    </w:tc>
                  </w:tr>
                </w:tbl>
                <w:p w:rsidR="00000000" w:rsidDel="00000000" w:rsidP="00000000" w:rsidRDefault="00000000" w:rsidRPr="00000000" w14:paraId="0000017C">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7D">
                  <w:pPr>
                    <w:widowControl w:val="0"/>
                    <w:spacing w:line="240" w:lineRule="auto"/>
                    <w:rPr>
                      <w:rFonts w:ascii="Inter" w:cs="Inter" w:eastAsia="Inter" w:hAnsi="Inter"/>
                      <w:i w:val="1"/>
                      <w:iCs w:val="1"/>
                      <w:color w:val="1264a3"/>
                      <w:sz w:val="20"/>
                      <w:szCs w:val="20"/>
                    </w:rPr>
                  </w:pPr>
                  <w:r w:rsidDel="00000000" w:rsidR="00000000" w:rsidRPr="00000000">
                    <w:rPr>
                      <w:rFonts w:ascii="Inter" w:cs="Inter" w:eastAsia="Inter" w:hAnsi="Inter"/>
                      <w:i w:val="1"/>
                      <w:iCs w:val="1"/>
                      <w:color w:val="1264a3"/>
                      <w:sz w:val="20"/>
                      <w:szCs w:val="20"/>
                      <w:rtl w:val="0"/>
                    </w:rPr>
                    <w:t xml:space="preserve">Diagram: the prototype spectrum — a horizontal scale from Static design → Interactive mockup → Functional prototype, signal value rising to the right, with an arrow marking the functional end as the target.</w:t>
                  </w:r>
                </w:p>
              </w:tc>
            </w:tr>
            <w:tr>
              <w:trPr>
                <w:cantSplit w:val="0"/>
                <w:tblHeader w:val="0"/>
              </w:trPr>
              <w:tc>
                <w:tcPr>
                  <w:vMerge w:val="continue"/>
                  <w:tcBorders>
                    <w:top w:color="434343" w:space="0" w:sz="8" w:val="single"/>
                    <w:left w:color="efefef" w:space="0" w:sz="8" w:val="single"/>
                    <w:bottom w:color="666666"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c>
              <w:tc>
                <w:tcPr>
                  <w:tcBorders>
                    <w:top w:color="434343" w:space="0" w:sz="8" w:val="single"/>
                    <w:left w:color="fffff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4)Operational Prototype</w:t>
                  </w:r>
                </w:p>
              </w:tc>
              <w:tc>
                <w:tcPr>
                  <w:tcBorders>
                    <w:top w:color="434343"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We map real-world workflows, roles, and policy touchpoints alongside the digital tool.</w:t>
                  </w:r>
                  <w:r w:rsidDel="00000000" w:rsidR="00000000" w:rsidRPr="00000000">
                    <w:rPr>
                      <w:rFonts w:ascii="Inter" w:cs="Inter" w:eastAsia="Inter" w:hAnsi="Inter"/>
                      <w:sz w:val="20"/>
                      <w:szCs w:val="20"/>
                      <w:rtl w:val="0"/>
                    </w:rPr>
                    <w:t xml:space="preserve"> </w:t>
                  </w:r>
                  <w:r w:rsidDel="00000000" w:rsidR="00000000" w:rsidRPr="00000000">
                    <w:rPr>
                      <w:rFonts w:ascii="Inter" w:cs="Inter" w:eastAsia="Inter" w:hAnsi="Inter"/>
                      <w:sz w:val="20"/>
                      <w:szCs w:val="20"/>
                      <w:rtl w:val="0"/>
                    </w:rPr>
                    <w:t xml:space="preserve">These live operational prototypes adapt as we learn, ensuring the physical world is fully ready to adopt the product and solve the core problem seamlessly from day one.</w:t>
                  </w:r>
                  <w:r w:rsidDel="00000000" w:rsidR="00000000" w:rsidRPr="00000000">
                    <w:rPr>
                      <w:rtl w:val="0"/>
                    </w:rPr>
                  </w:r>
                </w:p>
              </w:tc>
            </w:tr>
          </w:tbl>
          <w:p w:rsidR="00000000" w:rsidDel="00000000" w:rsidP="00000000" w:rsidRDefault="00000000" w:rsidRPr="00000000" w14:paraId="00000181">
            <w:pPr>
              <w:widowControl w:val="0"/>
              <w:spacing w:line="240" w:lineRule="auto"/>
              <w:rPr>
                <w:rFonts w:ascii="Inter" w:cs="Inter" w:eastAsia="Inter" w:hAnsi="Inter"/>
              </w:rPr>
            </w:pPr>
            <w:r w:rsidDel="00000000" w:rsidR="00000000" w:rsidRPr="00000000">
              <w:rPr>
                <w:rtl w:val="0"/>
              </w:rPr>
            </w:r>
          </w:p>
          <w:tbl>
            <w:tblPr>
              <w:tblStyle w:val="Table2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Mimi Nguyen" w:id="2" w:date="2026-07-08T09:17:48Z"/>
                      <w:rFonts w:ascii="Inter" w:cs="Inter" w:eastAsia="Inter" w:hAnsi="Inter"/>
                      <w:b w:val="1"/>
                      <w:bCs w:val="1"/>
                    </w:rPr>
                  </w:pPr>
                  <w:del w:author="Mimi Nguyen" w:id="2" w:date="2026-07-08T09:17:48Z">
                    <w:commentRangeStart w:id="24"/>
                    <w:r w:rsidDel="00000000" w:rsidR="00000000" w:rsidRPr="00000000">
                      <w:rPr>
                        <w:rFonts w:ascii="Inter" w:cs="Inter" w:eastAsia="Inter" w:hAnsi="Inter"/>
                        <w:b w:val="1"/>
                        <w:bCs w:val="1"/>
                        <w:rtl w:val="0"/>
                      </w:rPr>
                      <w:delText xml:space="preserve">The Handoff. </w:delText>
                    </w:r>
                  </w:del>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del w:author="Mimi Nguyen" w:id="2" w:date="2026-07-08T09:17:48Z">
                    <w:r w:rsidDel="00000000" w:rsidR="00000000" w:rsidRPr="00000000">
                      <w:rPr>
                        <w:rFonts w:ascii="Inter" w:cs="Inter" w:eastAsia="Inter" w:hAnsi="Inter"/>
                        <w:rtl w:val="0"/>
                      </w:rPr>
                      <w:delText xml:space="preserve">Ideally subphase 2 ends with a full handover and, often, our exit from the engagement. We leave behind a validated prototype, real-world workflow mappings, documented decisions, and a roadmap for implementation. From there, the partner's development team builds the production-ready solution. </w:delText>
                    </w:r>
                  </w:del>
                  <w:commentRangeEnd w:id="24"/>
                  <w:r w:rsidDel="00000000" w:rsidR="00000000" w:rsidRPr="00000000">
                    <w:commentReference w:id="24"/>
                  </w:r>
                  <w:r w:rsidDel="00000000" w:rsidR="00000000" w:rsidRPr="00000000">
                    <w:rPr>
                      <w:rtl w:val="0"/>
                    </w:rPr>
                  </w:r>
                </w:p>
              </w:tc>
            </w:tr>
          </w:tbl>
          <w:p w:rsidR="00000000" w:rsidDel="00000000" w:rsidP="00000000" w:rsidRDefault="00000000" w:rsidRPr="00000000" w14:paraId="00000184">
            <w:pPr>
              <w:widowControl w:val="0"/>
              <w:spacing w:line="240" w:lineRule="auto"/>
              <w:rPr>
                <w:rFonts w:ascii="Inter" w:cs="Inter" w:eastAsia="Inter" w:hAnsi="Inter"/>
              </w:rPr>
            </w:pPr>
            <w:r w:rsidDel="00000000" w:rsidR="00000000" w:rsidRPr="00000000">
              <w:rPr>
                <w:rtl w:val="0"/>
              </w:rPr>
            </w:r>
          </w:p>
          <w:tbl>
            <w:tblPr>
              <w:tblStyle w:val="Table30"/>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Activities</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Artifacts</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7">
                  <w:pPr>
                    <w:numPr>
                      <w:ilvl w:val="0"/>
                      <w:numId w:val="6"/>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Hypothesis shaping </w:t>
                  </w:r>
                  <w:r w:rsidDel="00000000" w:rsidR="00000000" w:rsidRPr="00000000">
                    <w:rPr>
                      <w:rFonts w:ascii="Inter" w:cs="Inter" w:eastAsia="Inter" w:hAnsi="Inter"/>
                      <w:sz w:val="20"/>
                      <w:szCs w:val="20"/>
                      <w:rtl w:val="0"/>
                    </w:rPr>
                    <w:t xml:space="preserve">based on findings and insights in subphase 1.</w:t>
                  </w:r>
                </w:p>
                <w:p w:rsidR="00000000" w:rsidDel="00000000" w:rsidP="00000000" w:rsidRDefault="00000000" w:rsidRPr="00000000" w14:paraId="00000188">
                  <w:pPr>
                    <w:numPr>
                      <w:ilvl w:val="0"/>
                      <w:numId w:val="6"/>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Rapid prototyping</w:t>
                  </w:r>
                  <w:r w:rsidDel="00000000" w:rsidR="00000000" w:rsidRPr="00000000">
                    <w:rPr>
                      <w:rFonts w:ascii="Inter" w:cs="Inter" w:eastAsia="Inter" w:hAnsi="Inter"/>
                      <w:sz w:val="20"/>
                      <w:szCs w:val="20"/>
                      <w:rtl w:val="0"/>
                    </w:rPr>
                    <w:t xml:space="preserve"> to deliver 1–3 concepts per engagement within 2–4 weeks each.</w:t>
                  </w:r>
                </w:p>
                <w:p w:rsidR="00000000" w:rsidDel="00000000" w:rsidP="00000000" w:rsidRDefault="00000000" w:rsidRPr="00000000" w14:paraId="00000189">
                  <w:pPr>
                    <w:numPr>
                      <w:ilvl w:val="0"/>
                      <w:numId w:val="6"/>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User testing</w:t>
                  </w:r>
                  <w:r w:rsidDel="00000000" w:rsidR="00000000" w:rsidRPr="00000000">
                    <w:rPr>
                      <w:rFonts w:ascii="Inter" w:cs="Inter" w:eastAsia="Inter" w:hAnsi="Inter"/>
                      <w:sz w:val="20"/>
                      <w:szCs w:val="20"/>
                      <w:rtl w:val="0"/>
                    </w:rPr>
                    <w:t xml:space="preserve"> with real stakeholders.</w:t>
                  </w:r>
                </w:p>
                <w:p w:rsidR="00000000" w:rsidDel="00000000" w:rsidP="00000000" w:rsidRDefault="00000000" w:rsidRPr="00000000" w14:paraId="0000018A">
                  <w:pPr>
                    <w:numPr>
                      <w:ilvl w:val="0"/>
                      <w:numId w:val="6"/>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Iterate rapid experiment rounds</w:t>
                  </w:r>
                  <w:r w:rsidDel="00000000" w:rsidR="00000000" w:rsidRPr="00000000">
                    <w:rPr>
                      <w:rFonts w:ascii="Inter" w:cs="Inter" w:eastAsia="Inter" w:hAnsi="Inter"/>
                      <w:sz w:val="20"/>
                      <w:szCs w:val="20"/>
                      <w:rtl w:val="0"/>
                    </w:rPr>
                    <w:t xml:space="preserve"> to learn, refine, and improve solutions.</w:t>
                  </w:r>
                </w:p>
                <w:p w:rsidR="00000000" w:rsidDel="00000000" w:rsidP="00000000" w:rsidRDefault="00000000" w:rsidRPr="00000000" w14:paraId="0000018B">
                  <w:pPr>
                    <w:numPr>
                      <w:ilvl w:val="0"/>
                      <w:numId w:val="6"/>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Workflow mapping </w:t>
                  </w:r>
                  <w:r w:rsidDel="00000000" w:rsidR="00000000" w:rsidRPr="00000000">
                    <w:rPr>
                      <w:rFonts w:ascii="Inter" w:cs="Inter" w:eastAsia="Inter" w:hAnsi="Inter"/>
                      <w:sz w:val="20"/>
                      <w:szCs w:val="20"/>
                      <w:rtl w:val="0"/>
                    </w:rPr>
                    <w:t xml:space="preserve">of the operational processes surrounding each validated prototype.</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C">
                  <w:pPr>
                    <w:widowControl w:val="0"/>
                    <w:numPr>
                      <w:ilvl w:val="0"/>
                      <w:numId w:val="42"/>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Working prototype code</w:t>
                  </w:r>
                </w:p>
                <w:p w:rsidR="00000000" w:rsidDel="00000000" w:rsidP="00000000" w:rsidRDefault="00000000" w:rsidRPr="00000000" w14:paraId="0000018D">
                  <w:pPr>
                    <w:widowControl w:val="0"/>
                    <w:numPr>
                      <w:ilvl w:val="0"/>
                      <w:numId w:val="2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Key decisions and lessons learned, including what failed and why</w:t>
                  </w:r>
                </w:p>
                <w:p w:rsidR="00000000" w:rsidDel="00000000" w:rsidP="00000000" w:rsidRDefault="00000000" w:rsidRPr="00000000" w14:paraId="0000018E">
                  <w:pPr>
                    <w:widowControl w:val="0"/>
                    <w:numPr>
                      <w:ilvl w:val="0"/>
                      <w:numId w:val="2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Validated learning reports that include data analytics dashboards, etc.</w:t>
                  </w:r>
                </w:p>
                <w:p w:rsidR="00000000" w:rsidDel="00000000" w:rsidP="00000000" w:rsidRDefault="00000000" w:rsidRPr="00000000" w14:paraId="0000018F">
                  <w:pPr>
                    <w:widowControl w:val="0"/>
                    <w:numPr>
                      <w:ilvl w:val="0"/>
                      <w:numId w:val="2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High-confidence roadmap </w:t>
                  </w:r>
                </w:p>
                <w:p w:rsidR="00000000" w:rsidDel="00000000" w:rsidP="00000000" w:rsidRDefault="00000000" w:rsidRPr="00000000" w14:paraId="00000190">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91">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9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93">
            <w:pPr>
              <w:rPr>
                <w:rFonts w:ascii="Inter" w:cs="Inter" w:eastAsia="Inter" w:hAnsi="Inter"/>
                <w:b w:val="1"/>
                <w:bCs w:val="1"/>
              </w:rPr>
            </w:pPr>
            <w:r w:rsidDel="00000000" w:rsidR="00000000" w:rsidRPr="00000000">
              <w:rPr>
                <w:rFonts w:ascii="Inter" w:cs="Inter" w:eastAsia="Inter" w:hAnsi="Inter"/>
                <w:b w:val="1"/>
                <w:bCs w:val="1"/>
                <w:rtl w:val="0"/>
              </w:rPr>
              <w:t xml:space="preserve">Outcomes: </w:t>
            </w:r>
          </w:p>
          <w:p w:rsidR="00000000" w:rsidDel="00000000" w:rsidP="00000000" w:rsidRDefault="00000000" w:rsidRPr="00000000" w14:paraId="00000194">
            <w:pPr>
              <w:numPr>
                <w:ilvl w:val="0"/>
                <w:numId w:val="17"/>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Rigorous assumption testing</w:t>
            </w:r>
            <w:r w:rsidDel="00000000" w:rsidR="00000000" w:rsidRPr="00000000">
              <w:rPr>
                <w:rFonts w:ascii="Inter" w:cs="Inter" w:eastAsia="Inter" w:hAnsi="Inter"/>
                <w:rtl w:val="0"/>
              </w:rPr>
              <w:t xml:space="preserve">; hypotheses are actively proven against reality.</w:t>
            </w:r>
          </w:p>
          <w:p w:rsidR="00000000" w:rsidDel="00000000" w:rsidP="00000000" w:rsidRDefault="00000000" w:rsidRPr="00000000" w14:paraId="00000195">
            <w:pPr>
              <w:numPr>
                <w:ilvl w:val="0"/>
                <w:numId w:val="17"/>
              </w:numPr>
              <w:ind w:left="720" w:hanging="360"/>
              <w:rPr>
                <w:rFonts w:ascii="Inter" w:cs="Inter" w:eastAsia="Inter" w:hAnsi="Inter"/>
              </w:rPr>
            </w:pPr>
            <w:r w:rsidDel="00000000" w:rsidR="00000000" w:rsidRPr="00000000">
              <w:rPr>
                <w:rFonts w:ascii="Inter" w:cs="Inter" w:eastAsia="Inter" w:hAnsi="Inter"/>
                <w:b w:val="1"/>
                <w:bCs w:val="1"/>
                <w:rtl w:val="0"/>
              </w:rPr>
              <w:t xml:space="preserve">A high-confidence roadmap</w:t>
            </w:r>
            <w:r w:rsidDel="00000000" w:rsidR="00000000" w:rsidRPr="00000000">
              <w:rPr>
                <w:rFonts w:ascii="Inter" w:cs="Inter" w:eastAsia="Inter" w:hAnsi="Inter"/>
                <w:rtl w:val="0"/>
              </w:rPr>
              <w:t xml:space="preserve">; our next steps rest securely on proven data.</w:t>
            </w:r>
          </w:p>
          <w:p w:rsidR="00000000" w:rsidDel="00000000" w:rsidP="00000000" w:rsidRDefault="00000000" w:rsidRPr="00000000" w14:paraId="00000196">
            <w:pPr>
              <w:numPr>
                <w:ilvl w:val="0"/>
                <w:numId w:val="17"/>
              </w:numPr>
              <w:ind w:left="720" w:hanging="360"/>
              <w:rPr>
                <w:rFonts w:ascii="Inter" w:cs="Inter" w:eastAsia="Inter" w:hAnsi="Inter"/>
              </w:rPr>
            </w:pPr>
            <w:r w:rsidDel="00000000" w:rsidR="00000000" w:rsidRPr="00000000">
              <w:rPr>
                <w:rFonts w:ascii="Inter" w:cs="Inter" w:eastAsia="Inter" w:hAnsi="Inter"/>
                <w:b w:val="1"/>
                <w:bCs w:val="1"/>
                <w:rtl w:val="0"/>
              </w:rPr>
              <w:t xml:space="preserve">Early validation of what works</w:t>
            </w:r>
            <w:r w:rsidDel="00000000" w:rsidR="00000000" w:rsidRPr="00000000">
              <w:rPr>
                <w:rFonts w:ascii="Inter" w:cs="Inter" w:eastAsia="Inter" w:hAnsi="Inter"/>
                <w:rtl w:val="0"/>
              </w:rPr>
              <w:t xml:space="preserve">; the team knows exactly what succeeds, and what fails, before committing resources to build.</w:t>
            </w:r>
          </w:p>
          <w:p w:rsidR="00000000" w:rsidDel="00000000" w:rsidP="00000000" w:rsidRDefault="00000000" w:rsidRPr="00000000" w14:paraId="00000197">
            <w:pPr>
              <w:numPr>
                <w:ilvl w:val="0"/>
                <w:numId w:val="17"/>
              </w:numPr>
              <w:ind w:left="720" w:hanging="360"/>
              <w:rPr>
                <w:rFonts w:ascii="Inter" w:cs="Inter" w:eastAsia="Inter" w:hAnsi="Inter"/>
              </w:rPr>
            </w:pPr>
            <w:r w:rsidDel="00000000" w:rsidR="00000000" w:rsidRPr="00000000">
              <w:rPr>
                <w:rFonts w:ascii="Inter" w:cs="Inter" w:eastAsia="Inter" w:hAnsi="Inter"/>
                <w:b w:val="1"/>
                <w:bCs w:val="1"/>
                <w:rtl w:val="0"/>
              </w:rPr>
              <w:t xml:space="preserve">Co-designed solutions</w:t>
            </w:r>
            <w:r w:rsidDel="00000000" w:rsidR="00000000" w:rsidRPr="00000000">
              <w:rPr>
                <w:rFonts w:ascii="Inter" w:cs="Inter" w:eastAsia="Inter" w:hAnsi="Inter"/>
                <w:rtl w:val="0"/>
              </w:rPr>
              <w:t xml:space="preserve">; both officer and citizen perspectives have directly shaped the features and concepts taken forward.</w:t>
            </w:r>
          </w:p>
          <w:p w:rsidR="00000000" w:rsidDel="00000000" w:rsidP="00000000" w:rsidRDefault="00000000" w:rsidRPr="00000000" w14:paraId="00000198">
            <w:pPr>
              <w:numPr>
                <w:ilvl w:val="0"/>
                <w:numId w:val="17"/>
              </w:numPr>
              <w:ind w:left="720" w:hanging="360"/>
              <w:rPr>
                <w:rFonts w:ascii="Inter" w:cs="Inter" w:eastAsia="Inter" w:hAnsi="Inter"/>
              </w:rPr>
            </w:pPr>
            <w:r w:rsidDel="00000000" w:rsidR="00000000" w:rsidRPr="00000000">
              <w:rPr>
                <w:rFonts w:ascii="Inter" w:cs="Inter" w:eastAsia="Inter" w:hAnsi="Inter"/>
                <w:b w:val="1"/>
                <w:bCs w:val="1"/>
                <w:rtl w:val="0"/>
              </w:rPr>
              <w:t xml:space="preserve">An adaptable use-case backlog</w:t>
            </w:r>
            <w:r w:rsidDel="00000000" w:rsidR="00000000" w:rsidRPr="00000000">
              <w:rPr>
                <w:rFonts w:ascii="Inter" w:cs="Inter" w:eastAsia="Inter" w:hAnsi="Inter"/>
                <w:rtl w:val="0"/>
              </w:rPr>
              <w:t xml:space="preserve">; priorities remain flexible to expand or shift as continuous experimentation reveals new insights.</w:t>
            </w:r>
            <w:r w:rsidDel="00000000" w:rsidR="00000000" w:rsidRPr="00000000">
              <w:rPr>
                <w:rtl w:val="0"/>
              </w:rPr>
            </w:r>
          </w:p>
          <w:p w:rsidR="00000000" w:rsidDel="00000000" w:rsidP="00000000" w:rsidRDefault="00000000" w:rsidRPr="00000000" w14:paraId="00000199">
            <w:pPr>
              <w:spacing w:line="240" w:lineRule="auto"/>
              <w:rPr>
                <w:rFonts w:ascii="Inter" w:cs="Inter" w:eastAsia="Inter" w:hAnsi="Inter"/>
              </w:rPr>
            </w:pPr>
            <w:r w:rsidDel="00000000" w:rsidR="00000000" w:rsidRPr="00000000">
              <w:rPr>
                <w:rtl w:val="0"/>
              </w:rPr>
            </w:r>
          </w:p>
          <w:tbl>
            <w:tblPr>
              <w:tblStyle w:val="Table31"/>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rHeight w:val="4968.7060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A">
                  <w:pPr>
                    <w:rPr>
                      <w:rFonts w:ascii="Inter" w:cs="Inter" w:eastAsia="Inter" w:hAnsi="Inter"/>
                      <w:b w:val="1"/>
                      <w:bCs w:val="1"/>
                    </w:rPr>
                  </w:pPr>
                  <w:r w:rsidDel="00000000" w:rsidR="00000000" w:rsidRPr="00000000">
                    <w:rPr>
                      <w:rFonts w:ascii="Inter" w:cs="Inter" w:eastAsia="Inter" w:hAnsi="Inter"/>
                      <w:b w:val="1"/>
                      <w:bCs w:val="1"/>
                      <w:rtl w:val="0"/>
                    </w:rPr>
                    <w:t xml:space="preserve">Navigating Functional Prototyping Constraints. </w:t>
                  </w:r>
                </w:p>
                <w:p w:rsidR="00000000" w:rsidDel="00000000" w:rsidP="00000000" w:rsidRDefault="00000000" w:rsidRPr="00000000" w14:paraId="0000019B">
                  <w:pPr>
                    <w:rPr>
                      <w:rFonts w:ascii="Inter" w:cs="Inter" w:eastAsia="Inter" w:hAnsi="Inter"/>
                    </w:rPr>
                  </w:pPr>
                  <w:r w:rsidDel="00000000" w:rsidR="00000000" w:rsidRPr="00000000">
                    <w:rPr>
                      <w:rFonts w:ascii="Inter" w:cs="Inter" w:eastAsia="Inter" w:hAnsi="Inter"/>
                      <w:rtl w:val="0"/>
                    </w:rPr>
                    <w:t xml:space="preserve">Building functional prototypes often surfaces roadblocks. Rather than dropping back to static mockups, we have used the following strategies to navigate constraints across data, access, and team dynamics:</w:t>
                  </w:r>
                </w:p>
                <w:tbl>
                  <w:tblPr>
                    <w:tblStyle w:val="Table32"/>
                    <w:tblW w:w="891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00"/>
                    <w:gridCol w:w="6810"/>
                    <w:tblGridChange w:id="0">
                      <w:tblGrid>
                        <w:gridCol w:w="2100"/>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numPr>
                            <w:ilvl w:val="0"/>
                            <w:numId w:val="11"/>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b w:val="1"/>
                            <w:bCs w:val="1"/>
                            <w:rtl w:val="0"/>
                          </w:rPr>
                          <w:t xml:space="preserve">Building with synthetic data when live databases are unavailable</w:t>
                        </w:r>
                        <w:r w:rsidDel="00000000" w:rsidR="00000000" w:rsidRPr="00000000">
                          <w:rPr>
                            <w:rFonts w:ascii="Inter" w:cs="Inter" w:eastAsia="Inter" w:hAnsi="Inter"/>
                            <w:rtl w:val="0"/>
                          </w:rPr>
                          <w:t xml:space="preserve">, modelling closely on the real production schema. This lets us test core functionality and system logic while real-data access is getting cleared in the meantime.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numPr>
                            <w:ilvl w:val="0"/>
                            <w:numId w:val="26"/>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Using mocked APIs and isolated environments</w:t>
                        </w:r>
                        <w:r w:rsidDel="00000000" w:rsidR="00000000" w:rsidRPr="00000000">
                          <w:rPr>
                            <w:rFonts w:ascii="Inter" w:cs="Inter" w:eastAsia="Inter" w:hAnsi="Inter"/>
                            <w:rtl w:val="0"/>
                          </w:rPr>
                          <w:t xml:space="preserve"> even though we may be met with security classifications, missing APIs, or incomplete pipelines.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numPr>
                            <w:ilvl w:val="0"/>
                            <w:numId w:val="33"/>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Team</w:t>
                        </w:r>
                      </w:p>
                      <w:p w:rsidR="00000000" w:rsidDel="00000000" w:rsidP="00000000" w:rsidRDefault="00000000" w:rsidRPr="00000000" w14:paraId="000001A1">
                        <w:pPr>
                          <w:widowControl w:val="0"/>
                          <w:spacing w:line="240" w:lineRule="auto"/>
                          <w:ind w:left="720" w:firstLine="0"/>
                          <w:rPr>
                            <w:rFonts w:ascii="Inter" w:cs="Inter" w:eastAsia="Inter" w:hAnsi="Inter"/>
                            <w:b w:val="1"/>
                            <w:bCs w:val="1"/>
                          </w:rPr>
                        </w:pPr>
                        <w:r w:rsidDel="00000000" w:rsidR="00000000" w:rsidRPr="00000000">
                          <w:rPr>
                            <w:rFonts w:ascii="Inter" w:cs="Inter" w:eastAsia="Inter" w:hAnsi="Inter"/>
                            <w:b w:val="1"/>
                            <w:bCs w:val="1"/>
                            <w:rtl w:val="0"/>
                          </w:rPr>
                          <w:t xml:space="preserve">Dynamics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Pairing designers with creative technologists </w:t>
                        </w:r>
                        <w:r w:rsidDel="00000000" w:rsidR="00000000" w:rsidRPr="00000000">
                          <w:rPr>
                            <w:rFonts w:ascii="Inter" w:cs="Inter" w:eastAsia="Inter" w:hAnsi="Inter"/>
                            <w:rtl w:val="0"/>
                          </w:rPr>
                          <w:t xml:space="preserve">to close the gap between design intent and working code. Not every designer needs to code, but the team together has to carry the skills to build something functional.</w:t>
                        </w:r>
                      </w:p>
                    </w:tc>
                  </w:tr>
                </w:tbl>
                <w:p w:rsidR="00000000" w:rsidDel="00000000" w:rsidP="00000000" w:rsidRDefault="00000000" w:rsidRPr="00000000" w14:paraId="000001A3">
                  <w:pPr>
                    <w:ind w:left="0" w:firstLine="0"/>
                    <w:rPr>
                      <w:rFonts w:ascii="Inter" w:cs="Inter" w:eastAsia="Inter" w:hAnsi="Inter"/>
                      <w:b w:val="1"/>
                      <w:bCs w:val="1"/>
                    </w:rPr>
                  </w:pPr>
                  <w:r w:rsidDel="00000000" w:rsidR="00000000" w:rsidRPr="00000000">
                    <w:rPr>
                      <w:rtl w:val="0"/>
                    </w:rPr>
                  </w:r>
                </w:p>
              </w:tc>
            </w:tr>
          </w:tbl>
          <w:p w:rsidR="00000000" w:rsidDel="00000000" w:rsidP="00000000" w:rsidRDefault="00000000" w:rsidRPr="00000000" w14:paraId="000001A4">
            <w:pPr>
              <w:widowControl w:val="0"/>
              <w:spacing w:line="240" w:lineRule="auto"/>
              <w:rPr>
                <w:rFonts w:ascii="Inter" w:cs="Inter" w:eastAsia="Inter" w:hAnsi="Inter"/>
                <w:b w:val="1"/>
                <w:bCs w:val="1"/>
              </w:rPr>
            </w:pPr>
            <w:r w:rsidDel="00000000" w:rsidR="00000000" w:rsidRPr="00000000">
              <w:rPr>
                <w:rtl w:val="0"/>
              </w:rPr>
            </w:r>
          </w:p>
        </w:tc>
      </w:tr>
    </w:tbl>
    <w:p w:rsidR="00000000" w:rsidDel="00000000" w:rsidP="00000000" w:rsidRDefault="00000000" w:rsidRPr="00000000" w14:paraId="000001A5">
      <w:pPr>
        <w:pStyle w:val="Heading3"/>
        <w:widowControl w:val="0"/>
        <w:spacing w:line="240" w:lineRule="auto"/>
        <w:rPr>
          <w:b w:val="1"/>
          <w:bCs w:val="1"/>
        </w:rPr>
      </w:pPr>
      <w:bookmarkStart w:colFirst="0" w:colLast="0" w:name="_wzbi3pfj621d" w:id="23"/>
      <w:bookmarkEnd w:id="23"/>
      <w:r w:rsidDel="00000000" w:rsidR="00000000" w:rsidRPr="00000000">
        <w:rPr>
          <w:b w:val="1"/>
          <w:bCs w:val="1"/>
          <w:rtl w:val="0"/>
        </w:rPr>
        <w:t xml:space="preserve">4.3 - Building and Delivery</w:t>
      </w:r>
      <w:r w:rsidDel="00000000" w:rsidR="00000000" w:rsidRPr="00000000">
        <w:rPr>
          <w:rtl w:val="0"/>
        </w:rPr>
      </w:r>
    </w:p>
    <w:p w:rsidR="00000000" w:rsidDel="00000000" w:rsidP="00000000" w:rsidRDefault="00000000" w:rsidRPr="00000000" w14:paraId="000001A6">
      <w:pPr>
        <w:rPr>
          <w:rFonts w:ascii="Inter" w:cs="Inter" w:eastAsia="Inter" w:hAnsi="Inter"/>
        </w:rPr>
      </w:pPr>
      <w:r w:rsidDel="00000000" w:rsidR="00000000" w:rsidRPr="00000000">
        <w:rPr>
          <w:rFonts w:ascii="Inter" w:cs="Inter" w:eastAsia="Inter" w:hAnsi="Inter"/>
          <w:rtl w:val="0"/>
        </w:rPr>
        <w:t xml:space="preserve">Once discovery has set a direction that we and our agency partners are confident in, the work transitions into building. This stage is engineering-led where the partner’s developers take the validated prototype and build it to production. </w:t>
      </w:r>
      <w:commentRangeStart w:id="25"/>
      <w:r w:rsidDel="00000000" w:rsidR="00000000" w:rsidRPr="00000000">
        <w:rPr>
          <w:rFonts w:ascii="Inter" w:cs="Inter" w:eastAsia="Inter" w:hAnsi="Inter"/>
          <w:rtl w:val="0"/>
        </w:rPr>
        <w:t xml:space="preserve">Our GTC designers stay on up until the initial piloting phase to ensure key features align with user-tested insights, or we may stay on for the full building and delivery cycle. (See 3.1 The Shape of Engagement). </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A7">
      <w:pPr>
        <w:rPr>
          <w:rFonts w:ascii="Inter" w:cs="Inter" w:eastAsia="Inter" w:hAnsi="Inte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rPr>
            </w:pPr>
            <w:r w:rsidDel="00000000" w:rsidR="00000000" w:rsidRPr="00000000">
              <w:rPr>
                <w:rFonts w:ascii="Inter" w:cs="Inter" w:eastAsia="Inter" w:hAnsi="Inter"/>
                <w:b w:val="1"/>
                <w:bCs w:val="1"/>
                <w:rtl w:val="0"/>
              </w:rPr>
              <w:t xml:space="preserve">A Note on this Stage: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As the GTC Design team has yet to reach this stage in our active engagements, the following notes are based on our collective external experience. We expect to refine these steps as we execute them alongside our agency partners.</w:t>
            </w:r>
          </w:p>
        </w:tc>
      </w:tr>
    </w:tbl>
    <w:p w:rsidR="00000000" w:rsidDel="00000000" w:rsidP="00000000" w:rsidRDefault="00000000" w:rsidRPr="00000000" w14:paraId="000001AA">
      <w:pPr>
        <w:widowControl w:val="0"/>
        <w:spacing w:line="240" w:lineRule="auto"/>
        <w:rPr>
          <w:rFonts w:ascii="Inter" w:cs="Inter" w:eastAsia="Inter" w:hAnsi="Inte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425"/>
        <w:tblGridChange w:id="0">
          <w:tblGrid>
            <w:gridCol w:w="4935"/>
            <w:gridCol w:w="442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Process</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Handover</w:t>
            </w:r>
          </w:p>
        </w:tc>
      </w:tr>
      <w:tr>
        <w:trPr>
          <w:cantSplit w:val="0"/>
          <w:tblHeader w:val="0"/>
        </w:trPr>
        <w:tc>
          <w:tcPr>
            <w:tcBorders>
              <w:top w:color="efefef" w:space="0" w:sz="6" w:val="single"/>
              <w:left w:color="efefef" w:space="0" w:sz="6" w:val="single"/>
              <w:bottom w:color="666666" w:space="0" w:sz="6" w:val="single"/>
              <w:right w:color="efefef"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D">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Engineering sprints</w:t>
            </w:r>
            <w:r w:rsidDel="00000000" w:rsidR="00000000" w:rsidRPr="00000000">
              <w:rPr>
                <w:rFonts w:ascii="Inter" w:cs="Inter" w:eastAsia="Inter" w:hAnsi="Inter"/>
                <w:i w:val="1"/>
                <w:iCs w:val="1"/>
                <w:sz w:val="20"/>
                <w:szCs w:val="20"/>
                <w:rtl w:val="0"/>
              </w:rPr>
              <w:t xml:space="preserve"> drive continuous build and delivery cycles to push software to production.</w:t>
            </w:r>
          </w:p>
          <w:p w:rsidR="00000000" w:rsidDel="00000000" w:rsidP="00000000" w:rsidRDefault="00000000" w:rsidRPr="00000000" w14:paraId="000001AE">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Designers sync directly inside active sprints, </w:t>
            </w:r>
            <w:r w:rsidDel="00000000" w:rsidR="00000000" w:rsidRPr="00000000">
              <w:rPr>
                <w:rFonts w:ascii="Inter" w:cs="Inter" w:eastAsia="Inter" w:hAnsi="Inter"/>
                <w:i w:val="1"/>
                <w:iCs w:val="1"/>
                <w:sz w:val="20"/>
                <w:szCs w:val="20"/>
                <w:rtl w:val="0"/>
              </w:rPr>
              <w:t xml:space="preserve">working concurrently with engineering rather than ahead or behind them.</w:t>
            </w:r>
          </w:p>
          <w:p w:rsidR="00000000" w:rsidDel="00000000" w:rsidP="00000000" w:rsidRDefault="00000000" w:rsidRPr="00000000" w14:paraId="000001AF">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User testing occurs continuously</w:t>
            </w:r>
            <w:r w:rsidDel="00000000" w:rsidR="00000000" w:rsidRPr="00000000">
              <w:rPr>
                <w:rFonts w:ascii="Inter" w:cs="Inter" w:eastAsia="Inter" w:hAnsi="Inter"/>
                <w:i w:val="1"/>
                <w:iCs w:val="1"/>
                <w:sz w:val="20"/>
                <w:szCs w:val="20"/>
                <w:rtl w:val="0"/>
              </w:rPr>
              <w:t xml:space="preserve"> as new features ship, gathering real-world validation from citizens.</w:t>
            </w:r>
          </w:p>
          <w:p w:rsidR="00000000" w:rsidDel="00000000" w:rsidP="00000000" w:rsidRDefault="00000000" w:rsidRPr="00000000" w14:paraId="000001B0">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Design QA ensures production code remains true</w:t>
            </w:r>
            <w:r w:rsidDel="00000000" w:rsidR="00000000" w:rsidRPr="00000000">
              <w:rPr>
                <w:rFonts w:ascii="Inter" w:cs="Inter" w:eastAsia="Inter" w:hAnsi="Inter"/>
                <w:i w:val="1"/>
                <w:iCs w:val="1"/>
                <w:sz w:val="20"/>
                <w:szCs w:val="20"/>
                <w:rtl w:val="0"/>
              </w:rPr>
              <w:t xml:space="preserve"> to validate user experience.</w:t>
            </w:r>
          </w:p>
          <w:p w:rsidR="00000000" w:rsidDel="00000000" w:rsidP="00000000" w:rsidRDefault="00000000" w:rsidRPr="00000000" w14:paraId="000001B1">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Discovery loop run in parallel, </w:t>
            </w:r>
            <w:r w:rsidDel="00000000" w:rsidR="00000000" w:rsidRPr="00000000">
              <w:rPr>
                <w:rFonts w:ascii="Inter" w:cs="Inter" w:eastAsia="Inter" w:hAnsi="Inter"/>
                <w:i w:val="1"/>
                <w:iCs w:val="1"/>
                <w:sz w:val="20"/>
                <w:szCs w:val="20"/>
                <w:rtl w:val="0"/>
              </w:rPr>
              <w:t xml:space="preserve">feeding fresh insights back into the upcoming product roadmap.</w:t>
            </w:r>
          </w:p>
          <w:p w:rsidR="00000000" w:rsidDel="00000000" w:rsidP="00000000" w:rsidRDefault="00000000" w:rsidRPr="00000000" w14:paraId="000001B2">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Capability building continues dynamically</w:t>
            </w:r>
            <w:r w:rsidDel="00000000" w:rsidR="00000000" w:rsidRPr="00000000">
              <w:rPr>
                <w:rFonts w:ascii="Inter" w:cs="Inter" w:eastAsia="Inter" w:hAnsi="Inter"/>
                <w:i w:val="1"/>
                <w:iCs w:val="1"/>
                <w:sz w:val="20"/>
                <w:szCs w:val="20"/>
                <w:rtl w:val="0"/>
              </w:rPr>
              <w:t xml:space="preserve">, growing the partner agency’s confidence and independence throughout the build.</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3">
            <w:pPr>
              <w:widowControl w:val="0"/>
              <w:numPr>
                <w:ilvl w:val="0"/>
                <w:numId w:val="2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Shipped product increments</w:t>
            </w:r>
          </w:p>
          <w:p w:rsidR="00000000" w:rsidDel="00000000" w:rsidP="00000000" w:rsidRDefault="00000000" w:rsidRPr="00000000" w14:paraId="000001B4">
            <w:pPr>
              <w:widowControl w:val="0"/>
              <w:numPr>
                <w:ilvl w:val="0"/>
                <w:numId w:val="2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An updated roadmap</w:t>
            </w:r>
          </w:p>
          <w:p w:rsidR="00000000" w:rsidDel="00000000" w:rsidP="00000000" w:rsidRDefault="00000000" w:rsidRPr="00000000" w14:paraId="000001B5">
            <w:pPr>
              <w:widowControl w:val="0"/>
              <w:numPr>
                <w:ilvl w:val="0"/>
                <w:numId w:val="2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Documentation and release notes</w:t>
            </w:r>
          </w:p>
          <w:p w:rsidR="00000000" w:rsidDel="00000000" w:rsidP="00000000" w:rsidRDefault="00000000" w:rsidRPr="00000000" w14:paraId="000001B6">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B7">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B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B9">
      <w:pPr>
        <w:pStyle w:val="Heading3"/>
        <w:widowControl w:val="0"/>
        <w:spacing w:line="240" w:lineRule="auto"/>
        <w:rPr/>
      </w:pPr>
      <w:bookmarkStart w:colFirst="0" w:colLast="0" w:name="_9w4k7wey96hu" w:id="24"/>
      <w:bookmarkEnd w:id="24"/>
      <w:r w:rsidDel="00000000" w:rsidR="00000000" w:rsidRPr="00000000">
        <w:rPr>
          <w:b w:val="1"/>
          <w:bCs w:val="1"/>
          <w:rtl w:val="0"/>
        </w:rPr>
        <w:t xml:space="preserve">4.4 - Support and Maintenance</w:t>
      </w:r>
      <w:r w:rsidDel="00000000" w:rsidR="00000000" w:rsidRPr="00000000">
        <w:rPr>
          <w:rtl w:val="0"/>
        </w:rPr>
      </w:r>
    </w:p>
    <w:p w:rsidR="00000000" w:rsidDel="00000000" w:rsidP="00000000" w:rsidRDefault="00000000" w:rsidRPr="00000000" w14:paraId="000001BA">
      <w:pPr>
        <w:rPr>
          <w:rFonts w:ascii="Inter" w:cs="Inter" w:eastAsia="Inter" w:hAnsi="Inter"/>
        </w:rPr>
      </w:pPr>
      <w:r w:rsidDel="00000000" w:rsidR="00000000" w:rsidRPr="00000000">
        <w:rPr>
          <w:rFonts w:ascii="Inter" w:cs="Inter" w:eastAsia="Inter" w:hAnsi="Inter"/>
          <w:rtl w:val="0"/>
        </w:rPr>
        <w:t xml:space="preserve">By this point, the agency partner should have the capability to run the product independentl</w:t>
      </w:r>
      <w:commentRangeStart w:id="26"/>
      <w:r w:rsidDel="00000000" w:rsidR="00000000" w:rsidRPr="00000000">
        <w:rPr>
          <w:rFonts w:ascii="Inter" w:cs="Inter" w:eastAsia="Inter" w:hAnsi="Inter"/>
          <w:rtl w:val="0"/>
        </w:rPr>
        <w:t xml:space="preserve">y.</w:t>
      </w:r>
      <w:commentRangeEnd w:id="26"/>
      <w:r w:rsidDel="00000000" w:rsidR="00000000" w:rsidRPr="00000000">
        <w:commentReference w:id="26"/>
      </w:r>
      <w:r w:rsidDel="00000000" w:rsidR="00000000" w:rsidRPr="00000000">
        <w:rPr>
          <w:rFonts w:ascii="Inter" w:cs="Inter" w:eastAsia="Inter" w:hAnsi="Inter"/>
          <w:rtl w:val="0"/>
        </w:rPr>
        <w:t xml:space="preserve"> We are not engaged in this process, however, the GTC team may continue to advise agency partners on growing their capabilities (see 3.3 Building Lasting Capabilities). Our ultimate goal is never to manage the product on their behalf, but to ensure a sustainable handover.</w:t>
      </w:r>
    </w:p>
    <w:p w:rsidR="00000000" w:rsidDel="00000000" w:rsidP="00000000" w:rsidRDefault="00000000" w:rsidRPr="00000000" w14:paraId="000001BB">
      <w:pPr>
        <w:rPr>
          <w:rFonts w:ascii="Inter" w:cs="Inter" w:eastAsia="Inter" w:hAnsi="Inter"/>
          <w:i w:val="1"/>
          <w:iCs w:val="1"/>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A Note on this Stage:</w:t>
            </w:r>
          </w:p>
          <w:p w:rsidR="00000000" w:rsidDel="00000000" w:rsidP="00000000" w:rsidRDefault="00000000" w:rsidRPr="00000000" w14:paraId="000001BD">
            <w:pPr>
              <w:widowControl w:val="0"/>
              <w:spacing w:line="240" w:lineRule="auto"/>
              <w:rPr>
                <w:rFonts w:ascii="Inter" w:cs="Inter" w:eastAsia="Inter" w:hAnsi="Inter"/>
              </w:rPr>
            </w:pPr>
            <w:r w:rsidDel="00000000" w:rsidR="00000000" w:rsidRPr="00000000">
              <w:rPr>
                <w:rFonts w:ascii="Inter" w:cs="Inter" w:eastAsia="Inter" w:hAnsi="Inter"/>
                <w:rtl w:val="0"/>
              </w:rPr>
              <w:t xml:space="preserve">As the GTC Design team has yet to reach this stage in our active engagements, the following notes are based on our collective external experience. We expect to refine these steps as we execute them alongside our agency partners.</w:t>
            </w:r>
          </w:p>
        </w:tc>
      </w:tr>
    </w:tbl>
    <w:p w:rsidR="00000000" w:rsidDel="00000000" w:rsidP="00000000" w:rsidRDefault="00000000" w:rsidRPr="00000000" w14:paraId="000001BE">
      <w:pPr>
        <w:widowControl w:val="0"/>
        <w:spacing w:line="240" w:lineRule="auto"/>
        <w:rPr>
          <w:rFonts w:ascii="Inter" w:cs="Inter" w:eastAsia="Inter" w:hAnsi="Inte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425"/>
        <w:tblGridChange w:id="0">
          <w:tblGrid>
            <w:gridCol w:w="4935"/>
            <w:gridCol w:w="442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Process</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Handover</w:t>
            </w:r>
          </w:p>
        </w:tc>
      </w:tr>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1">
            <w:pPr>
              <w:numPr>
                <w:ilvl w:val="0"/>
                <w:numId w:val="6"/>
              </w:numPr>
              <w:spacing w:line="276" w:lineRule="auto"/>
              <w:ind w:left="720" w:hanging="360"/>
              <w:rPr>
                <w:sz w:val="20"/>
                <w:szCs w:val="20"/>
              </w:rPr>
            </w:pPr>
            <w:r w:rsidDel="00000000" w:rsidR="00000000" w:rsidRPr="00000000">
              <w:rPr>
                <w:rFonts w:ascii="Inter" w:cs="Inter" w:eastAsia="Inter" w:hAnsi="Inter"/>
                <w:b w:val="1"/>
                <w:bCs w:val="1"/>
                <w:sz w:val="20"/>
                <w:szCs w:val="20"/>
                <w:rtl w:val="0"/>
              </w:rPr>
              <w:t xml:space="preserve">GTC support decreases gradually </w:t>
            </w:r>
            <w:r w:rsidDel="00000000" w:rsidR="00000000" w:rsidRPr="00000000">
              <w:rPr>
                <w:rFonts w:ascii="Inter" w:cs="Inter" w:eastAsia="Inter" w:hAnsi="Inter"/>
                <w:sz w:val="20"/>
                <w:szCs w:val="20"/>
                <w:rtl w:val="0"/>
              </w:rPr>
              <w:t xml:space="preserve">as the partner agency team finds its footing.</w:t>
            </w:r>
          </w:p>
          <w:p w:rsidR="00000000" w:rsidDel="00000000" w:rsidP="00000000" w:rsidRDefault="00000000" w:rsidRPr="00000000" w14:paraId="000001C2">
            <w:pPr>
              <w:numPr>
                <w:ilvl w:val="0"/>
                <w:numId w:val="6"/>
              </w:numPr>
              <w:spacing w:line="276" w:lineRule="auto"/>
              <w:ind w:left="720" w:hanging="360"/>
              <w:rPr>
                <w:sz w:val="20"/>
                <w:szCs w:val="20"/>
              </w:rPr>
            </w:pPr>
            <w:r w:rsidDel="00000000" w:rsidR="00000000" w:rsidRPr="00000000">
              <w:rPr>
                <w:rFonts w:ascii="Inter" w:cs="Inter" w:eastAsia="Inter" w:hAnsi="Inter"/>
                <w:b w:val="1"/>
                <w:bCs w:val="1"/>
                <w:sz w:val="20"/>
                <w:szCs w:val="20"/>
                <w:rtl w:val="0"/>
              </w:rPr>
              <w:t xml:space="preserve">Live metrics alert the team to operational issues</w:t>
            </w:r>
            <w:r w:rsidDel="00000000" w:rsidR="00000000" w:rsidRPr="00000000">
              <w:rPr>
                <w:rFonts w:ascii="Inter" w:cs="Inter" w:eastAsia="Inter" w:hAnsi="Inter"/>
                <w:sz w:val="20"/>
                <w:szCs w:val="20"/>
                <w:rtl w:val="0"/>
              </w:rPr>
              <w:t xml:space="preserve"> and usage anomalies needing attention.</w:t>
            </w:r>
            <w:r w:rsidDel="00000000" w:rsidR="00000000" w:rsidRPr="00000000">
              <w:rPr>
                <w:rtl w:val="0"/>
              </w:rPr>
            </w:r>
          </w:p>
          <w:p w:rsidR="00000000" w:rsidDel="00000000" w:rsidP="00000000" w:rsidRDefault="00000000" w:rsidRPr="00000000" w14:paraId="000001C3">
            <w:pPr>
              <w:numPr>
                <w:ilvl w:val="0"/>
                <w:numId w:val="6"/>
              </w:numPr>
              <w:spacing w:line="276" w:lineRule="auto"/>
              <w:ind w:left="720" w:hanging="360"/>
              <w:rPr>
                <w:sz w:val="20"/>
                <w:szCs w:val="20"/>
              </w:rPr>
            </w:pPr>
            <w:r w:rsidDel="00000000" w:rsidR="00000000" w:rsidRPr="00000000">
              <w:rPr>
                <w:rFonts w:ascii="Inter" w:cs="Inter" w:eastAsia="Inter" w:hAnsi="Inter"/>
                <w:b w:val="1"/>
                <w:bCs w:val="1"/>
                <w:sz w:val="20"/>
                <w:szCs w:val="20"/>
                <w:rtl w:val="0"/>
              </w:rPr>
              <w:t xml:space="preserve">Team offboarding ensures a deliberate handover,</w:t>
            </w:r>
            <w:r w:rsidDel="00000000" w:rsidR="00000000" w:rsidRPr="00000000">
              <w:rPr>
                <w:rFonts w:ascii="Inter" w:cs="Inter" w:eastAsia="Inter" w:hAnsi="Inter"/>
                <w:sz w:val="20"/>
                <w:szCs w:val="20"/>
                <w:rtl w:val="0"/>
              </w:rPr>
              <w:t xml:space="preserve"> transferring full ownership to the agency rather than defaulting to us.</w:t>
            </w:r>
            <w:r w:rsidDel="00000000" w:rsidR="00000000" w:rsidRPr="00000000">
              <w:rPr>
                <w:rtl w:val="0"/>
              </w:rPr>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4">
            <w:pPr>
              <w:widowControl w:val="0"/>
              <w:numPr>
                <w:ilvl w:val="0"/>
                <w:numId w:val="2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Handover documentation</w:t>
            </w:r>
          </w:p>
          <w:p w:rsidR="00000000" w:rsidDel="00000000" w:rsidP="00000000" w:rsidRDefault="00000000" w:rsidRPr="00000000" w14:paraId="000001C5">
            <w:pPr>
              <w:widowControl w:val="0"/>
              <w:numPr>
                <w:ilvl w:val="0"/>
                <w:numId w:val="2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An exit summary</w:t>
            </w:r>
          </w:p>
          <w:p w:rsidR="00000000" w:rsidDel="00000000" w:rsidP="00000000" w:rsidRDefault="00000000" w:rsidRPr="00000000" w14:paraId="000001C6">
            <w:pPr>
              <w:widowControl w:val="0"/>
              <w:numPr>
                <w:ilvl w:val="0"/>
                <w:numId w:val="2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Retrospective notes</w:t>
            </w:r>
          </w:p>
          <w:p w:rsidR="00000000" w:rsidDel="00000000" w:rsidP="00000000" w:rsidRDefault="00000000" w:rsidRPr="00000000" w14:paraId="000001C7">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C8">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C9">
      <w:pPr>
        <w:pStyle w:val="Heading2"/>
        <w:rPr>
          <w:highlight w:val="yellow"/>
        </w:rPr>
      </w:pPr>
      <w:bookmarkStart w:colFirst="0" w:colLast="0" w:name="_tnw0kx4wqgt4" w:id="25"/>
      <w:bookmarkEnd w:id="25"/>
      <w:r w:rsidDel="00000000" w:rsidR="00000000" w:rsidRPr="00000000">
        <w:rPr>
          <w:rFonts w:ascii="Inter" w:cs="Inter" w:eastAsia="Inter" w:hAnsi="Inter"/>
          <w:sz w:val="48"/>
          <w:szCs w:val="48"/>
          <w:rtl w:val="0"/>
        </w:rPr>
        <w:t xml:space="preserve">05 · How We Work</w:t>
      </w:r>
      <w:r w:rsidDel="00000000" w:rsidR="00000000" w:rsidRPr="00000000">
        <w:rPr>
          <w:rtl w:val="0"/>
        </w:rPr>
      </w:r>
    </w:p>
    <w:p w:rsidR="00000000" w:rsidDel="00000000" w:rsidP="00000000" w:rsidRDefault="00000000" w:rsidRPr="00000000" w14:paraId="000001CA">
      <w:pPr>
        <w:widowControl w:val="0"/>
        <w:spacing w:line="240" w:lineRule="auto"/>
        <w:rPr/>
      </w:pPr>
      <w:r w:rsidDel="00000000" w:rsidR="00000000" w:rsidRPr="00000000">
        <w:rPr>
          <w:rtl w:val="0"/>
        </w:rPr>
        <w:t xml:space="preserve">We are always refining our approach to building a collaborative design team. This section is a working draft. For these principles and rituals to work, they must be debated and owned by the whole team. Take a look, add your feedback, and come ready to workshop them in our next session.</w:t>
      </w:r>
    </w:p>
    <w:p w:rsidR="00000000" w:rsidDel="00000000" w:rsidP="00000000" w:rsidRDefault="00000000" w:rsidRPr="00000000" w14:paraId="000001CB">
      <w:pPr>
        <w:pStyle w:val="Heading3"/>
        <w:widowControl w:val="0"/>
        <w:spacing w:line="240" w:lineRule="auto"/>
        <w:rPr>
          <w:b w:val="1"/>
          <w:bCs w:val="1"/>
        </w:rPr>
      </w:pPr>
      <w:bookmarkStart w:colFirst="0" w:colLast="0" w:name="_fem9mjh8w4d4" w:id="26"/>
      <w:bookmarkEnd w:id="26"/>
      <w:r w:rsidDel="00000000" w:rsidR="00000000" w:rsidRPr="00000000">
        <w:rPr>
          <w:b w:val="1"/>
          <w:bCs w:val="1"/>
          <w:rtl w:val="0"/>
        </w:rPr>
        <w:t xml:space="preserve">5.1 Our Operating Principles</w:t>
      </w:r>
    </w:p>
    <w:p w:rsidR="00000000" w:rsidDel="00000000" w:rsidP="00000000" w:rsidRDefault="00000000" w:rsidRPr="00000000" w14:paraId="000001CC">
      <w:pPr>
        <w:widowControl w:val="0"/>
        <w:spacing w:line="240" w:lineRule="auto"/>
        <w:rPr>
          <w:rFonts w:ascii="Inter" w:cs="Inter" w:eastAsia="Inter" w:hAnsi="Inter"/>
        </w:rPr>
      </w:pPr>
      <w:r w:rsidDel="00000000" w:rsidR="00000000" w:rsidRPr="00000000">
        <w:rPr>
          <w:rFonts w:ascii="Inter" w:cs="Inter" w:eastAsia="Inter" w:hAnsi="Inter"/>
          <w:rtl w:val="0"/>
        </w:rPr>
        <w:t xml:space="preserve">Operating principles aren't just abstract ideals—they’re about how we make decisions. These four pillars outline our shared framework for how we collaborate, protect our focus, and drive meaningful results.</w:t>
        <w:br w:type="textWrapping"/>
      </w:r>
    </w:p>
    <w:tbl>
      <w:tblPr>
        <w:tblStyle w:val="Table37"/>
        <w:tblW w:w="9375.0" w:type="dxa"/>
        <w:jc w:val="left"/>
        <w:tblInd w:w="-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20"/>
        <w:gridCol w:w="6555"/>
        <w:tblGridChange w:id="0">
          <w:tblGrid>
            <w:gridCol w:w="2820"/>
            <w:gridCol w:w="6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numPr>
                <w:ilvl w:val="0"/>
                <w:numId w:val="5"/>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High Trust: </w:t>
            </w:r>
          </w:p>
          <w:p w:rsidR="00000000" w:rsidDel="00000000" w:rsidP="00000000" w:rsidRDefault="00000000" w:rsidRPr="00000000" w14:paraId="000001CE">
            <w:pPr>
              <w:widowControl w:val="0"/>
              <w:spacing w:line="240" w:lineRule="auto"/>
              <w:ind w:left="720" w:firstLine="0"/>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(Autonomy over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view each other as capable and well-intentioned.</w:t>
            </w:r>
            <w:r w:rsidDel="00000000" w:rsidR="00000000" w:rsidRPr="00000000">
              <w:rPr>
                <w:rFonts w:ascii="Inter" w:cs="Inter" w:eastAsia="Inter" w:hAnsi="Inter"/>
                <w:rtl w:val="0"/>
              </w:rPr>
              <w:t xml:space="preserve"> </w:t>
              <w:br w:type="textWrapping"/>
              <w:t xml:space="preserve">Our trust means eliminating micromanagement and giving everyone the space to own their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numPr>
                <w:ilvl w:val="0"/>
                <w:numId w:val="34"/>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High Agency: </w:t>
              <w:br w:type="textWrapping"/>
            </w:r>
            <w:r w:rsidDel="00000000" w:rsidR="00000000" w:rsidRPr="00000000">
              <w:rPr>
                <w:rFonts w:ascii="Inter" w:cs="Inter" w:eastAsia="Inter" w:hAnsi="Inter"/>
                <w:i w:val="1"/>
                <w:iCs w:val="1"/>
                <w:rtl w:val="0"/>
              </w:rPr>
              <w:t xml:space="preserve">(Initiative over 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value proactivity over passivity.</w:t>
            </w:r>
            <w:r w:rsidDel="00000000" w:rsidR="00000000" w:rsidRPr="00000000">
              <w:rPr>
                <w:rFonts w:ascii="Inter" w:cs="Inter" w:eastAsia="Inter" w:hAnsi="Inter"/>
                <w:rtl w:val="0"/>
              </w:rPr>
              <w:t xml:space="preserve"> Having agency means stepping into the driver’s seat and owning the entire execution from start to finish—celebrating the wins and embracing the learning experiences.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numPr>
                <w:ilvl w:val="0"/>
                <w:numId w:val="4"/>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High Independence:</w:t>
              <w:br w:type="textWrapping"/>
            </w:r>
            <w:r w:rsidDel="00000000" w:rsidR="00000000" w:rsidRPr="00000000">
              <w:rPr>
                <w:rFonts w:ascii="Inter" w:cs="Inter" w:eastAsia="Inter" w:hAnsi="Inter"/>
                <w:i w:val="1"/>
                <w:iCs w:val="1"/>
                <w:rtl w:val="0"/>
              </w:rPr>
              <w:t xml:space="preserve">(Asynchronous over Assemblies)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Our workflow is asynchronous and independent by design.</w:t>
            </w:r>
            <w:r w:rsidDel="00000000" w:rsidR="00000000" w:rsidRPr="00000000">
              <w:rPr>
                <w:rFonts w:ascii="Inter" w:cs="Inter" w:eastAsia="Inter" w:hAnsi="Inter"/>
                <w:rtl w:val="0"/>
              </w:rPr>
              <w:t xml:space="preserve"> We preserve our focus, meeting only when necessary to move work forward.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numPr>
                <w:ilvl w:val="0"/>
                <w:numId w:val="18"/>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Mandate </w:t>
              <w:br w:type="textWrapping"/>
              <w:t xml:space="preserve">and Space to Experiment</w:t>
            </w:r>
            <w:r w:rsidDel="00000000" w:rsidR="00000000" w:rsidRPr="00000000">
              <w:rPr>
                <w:rFonts w:ascii="Inter" w:cs="Inter" w:eastAsia="Inter" w:hAnsi="Inter"/>
                <w:rtl w:val="0"/>
              </w:rPr>
              <w:br w:type="textWrapping"/>
            </w:r>
            <w:r w:rsidDel="00000000" w:rsidR="00000000" w:rsidRPr="00000000">
              <w:rPr>
                <w:rFonts w:ascii="Inter" w:cs="Inter" w:eastAsia="Inter" w:hAnsi="Inter"/>
                <w:i w:val="1"/>
                <w:iCs w:val="1"/>
                <w:rtl w:val="0"/>
              </w:rPr>
              <w:t xml:space="preserve">(Exploration over Caution)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embrace exploration to fuel innovation</w:t>
            </w:r>
            <w:r w:rsidDel="00000000" w:rsidR="00000000" w:rsidRPr="00000000">
              <w:rPr>
                <w:rFonts w:ascii="Inter" w:cs="Inter" w:eastAsia="Inter" w:hAnsi="Inter"/>
                <w:rtl w:val="0"/>
              </w:rPr>
              <w:t xml:space="preserve">, creating an environment where mistakes are moments for growth. Provided we share the lessons, an unsuccessful experiment is a valuable data point, not a failure.</w:t>
            </w:r>
          </w:p>
        </w:tc>
      </w:tr>
    </w:tbl>
    <w:p w:rsidR="00000000" w:rsidDel="00000000" w:rsidP="00000000" w:rsidRDefault="00000000" w:rsidRPr="00000000" w14:paraId="000001D6">
      <w:pPr>
        <w:pStyle w:val="Heading3"/>
        <w:widowControl w:val="0"/>
        <w:spacing w:line="240" w:lineRule="auto"/>
        <w:rPr>
          <w:b w:val="1"/>
          <w:bCs w:val="1"/>
        </w:rPr>
      </w:pPr>
      <w:bookmarkStart w:colFirst="0" w:colLast="0" w:name="_8q05o8n4gbah" w:id="27"/>
      <w:bookmarkEnd w:id="27"/>
      <w:r w:rsidDel="00000000" w:rsidR="00000000" w:rsidRPr="00000000">
        <w:rPr>
          <w:b w:val="1"/>
          <w:bCs w:val="1"/>
          <w:rtl w:val="0"/>
        </w:rPr>
        <w:t xml:space="preserve">5.2 Rituals and Cadences</w:t>
      </w:r>
    </w:p>
    <w:p w:rsidR="00000000" w:rsidDel="00000000" w:rsidP="00000000" w:rsidRDefault="00000000" w:rsidRPr="00000000" w14:paraId="000001D7">
      <w:pPr>
        <w:pStyle w:val="Heading4"/>
        <w:widowControl w:val="0"/>
        <w:spacing w:line="240" w:lineRule="auto"/>
        <w:rPr/>
      </w:pPr>
      <w:bookmarkStart w:colFirst="0" w:colLast="0" w:name="_3wis9lehfii3" w:id="28"/>
      <w:bookmarkEnd w:id="28"/>
      <w:r w:rsidDel="00000000" w:rsidR="00000000" w:rsidRPr="00000000">
        <w:rPr>
          <w:b w:val="1"/>
          <w:bCs w:val="1"/>
          <w:rtl w:val="0"/>
        </w:rPr>
        <w:t xml:space="preserve">&gt; At the Engagement Level</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Every engagement moves through these three stages: </w:t>
      </w:r>
    </w:p>
    <w:tbl>
      <w:tblPr>
        <w:tblStyle w:val="Table38"/>
        <w:tblW w:w="817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250"/>
        <w:gridCol w:w="5925"/>
        <w:tblGridChange w:id="0">
          <w:tblGrid>
            <w:gridCol w:w="2250"/>
            <w:gridCol w:w="5925"/>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Three Stages of Engagement</w:t>
            </w:r>
          </w:p>
        </w:tc>
      </w:tr>
      <w:tr>
        <w:trPr>
          <w:cantSplit w:val="0"/>
          <w:trHeight w:val="86.19140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ind w:left="720" w:firstLine="0"/>
              <w:rPr>
                <w:rFonts w:ascii="Inter" w:cs="Inter" w:eastAsia="Inter" w:hAnsi="Inter"/>
                <w:b w:val="1"/>
                <w:bCs w:val="1"/>
              </w:rPr>
            </w:pPr>
            <w:r w:rsidDel="00000000" w:rsidR="00000000" w:rsidRPr="00000000">
              <w:rPr>
                <w:rFonts w:ascii="Inter" w:cs="Inter" w:eastAsia="Inter" w:hAnsi="Inter"/>
                <w:b w:val="1"/>
                <w:bCs w:val="1"/>
                <w:rtl w:val="0"/>
              </w:rPr>
              <w:t xml:space="preserve">Pre-flight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b w:val="1"/>
                <w:bCs w:val="1"/>
                <w:rtl w:val="0"/>
              </w:rPr>
              <w:t xml:space="preserve">We align the team</w:t>
            </w:r>
            <w:r w:rsidDel="00000000" w:rsidR="00000000" w:rsidRPr="00000000">
              <w:rPr>
                <w:rFonts w:ascii="Inter" w:cs="Inter" w:eastAsia="Inter" w:hAnsi="Inter"/>
                <w:rtl w:val="0"/>
              </w:rPr>
              <w:t xml:space="preserve"> on the problem, and how we will work together. </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ind w:left="720" w:firstLine="0"/>
              <w:rPr>
                <w:rFonts w:ascii="Inter" w:cs="Inter" w:eastAsia="Inter" w:hAnsi="Inter"/>
                <w:b w:val="1"/>
                <w:bCs w:val="1"/>
              </w:rPr>
            </w:pPr>
            <w:r w:rsidDel="00000000" w:rsidR="00000000" w:rsidRPr="00000000">
              <w:rPr>
                <w:rFonts w:ascii="Inter" w:cs="Inter" w:eastAsia="Inter" w:hAnsi="Inter"/>
                <w:b w:val="1"/>
                <w:bCs w:val="1"/>
                <w:rtl w:val="0"/>
              </w:rPr>
              <w:t xml:space="preserve">Mid-flight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share observations</w:t>
            </w:r>
            <w:r w:rsidDel="00000000" w:rsidR="00000000" w:rsidRPr="00000000">
              <w:rPr>
                <w:rFonts w:ascii="Inter" w:cs="Inter" w:eastAsia="Inter" w:hAnsi="Inter"/>
                <w:rtl w:val="0"/>
              </w:rPr>
              <w:t xml:space="preserve"> on what is working or needs to change before it becomes a problem.</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ind w:left="720" w:firstLine="0"/>
              <w:rPr>
                <w:rFonts w:ascii="Inter" w:cs="Inter" w:eastAsia="Inter" w:hAnsi="Inter"/>
                <w:b w:val="1"/>
                <w:bCs w:val="1"/>
              </w:rPr>
            </w:pPr>
            <w:r w:rsidDel="00000000" w:rsidR="00000000" w:rsidRPr="00000000">
              <w:rPr>
                <w:rFonts w:ascii="Inter" w:cs="Inter" w:eastAsia="Inter" w:hAnsi="Inter"/>
                <w:b w:val="1"/>
                <w:bCs w:val="1"/>
                <w:rtl w:val="0"/>
              </w:rPr>
              <w:t xml:space="preserve">Post-flight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share reflections</w:t>
            </w:r>
            <w:r w:rsidDel="00000000" w:rsidR="00000000" w:rsidRPr="00000000">
              <w:rPr>
                <w:rFonts w:ascii="Inter" w:cs="Inter" w:eastAsia="Inter" w:hAnsi="Inter"/>
                <w:rtl w:val="0"/>
              </w:rPr>
              <w:t xml:space="preserve"> on learnings, findings, and opportunities for improvement. </w:t>
            </w:r>
          </w:p>
        </w:tc>
      </w:tr>
    </w:tbl>
    <w:p w:rsidR="00000000" w:rsidDel="00000000" w:rsidP="00000000" w:rsidRDefault="00000000" w:rsidRPr="00000000" w14:paraId="000001E2">
      <w:pPr>
        <w:pStyle w:val="Heading4"/>
        <w:widowControl w:val="0"/>
        <w:spacing w:line="240" w:lineRule="auto"/>
        <w:rPr>
          <w:b w:val="1"/>
          <w:bCs w:val="1"/>
        </w:rPr>
      </w:pPr>
      <w:bookmarkStart w:colFirst="0" w:colLast="0" w:name="_9b9cakyyvzea" w:id="29"/>
      <w:bookmarkEnd w:id="29"/>
      <w:r w:rsidDel="00000000" w:rsidR="00000000" w:rsidRPr="00000000">
        <w:rPr>
          <w:rtl w:val="0"/>
        </w:rPr>
      </w:r>
    </w:p>
    <w:p w:rsidR="00000000" w:rsidDel="00000000" w:rsidP="00000000" w:rsidRDefault="00000000" w:rsidRPr="00000000" w14:paraId="000001E3">
      <w:pPr>
        <w:pStyle w:val="Heading4"/>
        <w:widowControl w:val="0"/>
        <w:spacing w:line="240" w:lineRule="auto"/>
        <w:rPr/>
      </w:pPr>
      <w:bookmarkStart w:colFirst="0" w:colLast="0" w:name="_g8nxtr54ecuk" w:id="30"/>
      <w:bookmarkEnd w:id="30"/>
      <w:r w:rsidDel="00000000" w:rsidR="00000000" w:rsidRPr="00000000">
        <w:rPr>
          <w:b w:val="1"/>
          <w:bCs w:val="1"/>
          <w:rtl w:val="0"/>
        </w:rPr>
        <w:t xml:space="preserve">&gt; At the Team Level</w:t>
      </w: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tl w:val="0"/>
        </w:rPr>
        <w:t xml:space="preserve">On Weekly Check-ins.</w:t>
      </w:r>
    </w:p>
    <w:p w:rsidR="00000000" w:rsidDel="00000000" w:rsidP="00000000" w:rsidRDefault="00000000" w:rsidRPr="00000000" w14:paraId="000001E6">
      <w:pPr>
        <w:rPr/>
      </w:pPr>
      <w:r w:rsidDel="00000000" w:rsidR="00000000" w:rsidRPr="00000000">
        <w:rPr>
          <w:rtl w:val="0"/>
        </w:rPr>
        <w:t xml:space="preserve">We hold a full-team huddle once a week to collaborate, support one another, and keep everyone connected to the broader vision. This is </w:t>
      </w:r>
      <w:r w:rsidDel="00000000" w:rsidR="00000000" w:rsidRPr="00000000">
        <w:rPr>
          <w:i w:val="1"/>
          <w:iCs w:val="1"/>
          <w:rtl w:val="0"/>
        </w:rPr>
        <w:t xml:space="preserve">not</w:t>
      </w:r>
      <w:r w:rsidDel="00000000" w:rsidR="00000000" w:rsidRPr="00000000">
        <w:rPr>
          <w:rtl w:val="0"/>
        </w:rPr>
        <w:t xml:space="preserve"> a routine status update. </w:t>
      </w:r>
    </w:p>
    <w:tbl>
      <w:tblPr>
        <w:tblStyle w:val="Table39"/>
        <w:tblW w:w="808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280"/>
        <w:gridCol w:w="5805"/>
        <w:tblGridChange w:id="0">
          <w:tblGrid>
            <w:gridCol w:w="2280"/>
            <w:gridCol w:w="5805"/>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Check-in Format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9">
            <w:pPr>
              <w:widowControl w:val="0"/>
              <w:numPr>
                <w:ilvl w:val="0"/>
                <w:numId w:val="14"/>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Frequency: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Weekly</w:t>
            </w:r>
            <w:r w:rsidDel="00000000" w:rsidR="00000000" w:rsidRPr="00000000">
              <w:rPr>
                <w:rtl w:val="0"/>
              </w:rPr>
            </w:r>
          </w:p>
        </w:tc>
      </w:tr>
      <w:tr>
        <w:trPr>
          <w:cantSplit w:val="0"/>
          <w:trHeight w:val="221.19140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B">
            <w:pPr>
              <w:widowControl w:val="0"/>
              <w:numPr>
                <w:ilvl w:val="0"/>
                <w:numId w:val="28"/>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Length:</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Inter" w:cs="Inter" w:eastAsia="Inter" w:hAnsi="Inter"/>
              </w:rPr>
            </w:pPr>
            <w:r w:rsidDel="00000000" w:rsidR="00000000" w:rsidRPr="00000000">
              <w:rPr>
                <w:rFonts w:ascii="Inter" w:cs="Inter" w:eastAsia="Inter" w:hAnsi="Inter"/>
                <w:rtl w:val="0"/>
              </w:rPr>
              <w:t xml:space="preserve">Under 45 minutes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D">
            <w:pPr>
              <w:widowControl w:val="0"/>
              <w:numPr>
                <w:ilvl w:val="0"/>
                <w:numId w:val="20"/>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Format: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Inter" w:cs="Inter" w:eastAsia="Inter" w:hAnsi="Inter"/>
              </w:rPr>
            </w:pPr>
            <w:r w:rsidDel="00000000" w:rsidR="00000000" w:rsidRPr="00000000">
              <w:rPr>
                <w:rFonts w:ascii="Inter" w:cs="Inter" w:eastAsia="Inter" w:hAnsi="Inter"/>
                <w:rtl w:val="0"/>
              </w:rPr>
              <w:t xml:space="preserve">Open sharing — whatever is on your mind, whether they’re blockers, gratitude or small wins. </w:t>
            </w:r>
          </w:p>
        </w:tc>
      </w:tr>
    </w:tbl>
    <w:p w:rsidR="00000000" w:rsidDel="00000000" w:rsidP="00000000" w:rsidRDefault="00000000" w:rsidRPr="00000000" w14:paraId="000001EF">
      <w:pPr>
        <w:pStyle w:val="Heading4"/>
        <w:widowControl w:val="0"/>
        <w:spacing w:line="240" w:lineRule="auto"/>
        <w:rPr/>
      </w:pPr>
      <w:bookmarkStart w:colFirst="0" w:colLast="0" w:name="_tnxr8054do7e" w:id="31"/>
      <w:bookmarkEnd w:id="31"/>
      <w:r w:rsidDel="00000000" w:rsidR="00000000" w:rsidRPr="00000000">
        <w:rPr>
          <w:b w:val="1"/>
          <w:bCs w:val="1"/>
          <w:rtl w:val="0"/>
        </w:rPr>
        <w:t xml:space="preserve">&gt; At the Team Level</w:t>
      </w: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On Design Critiques.</w:t>
      </w:r>
    </w:p>
    <w:p w:rsidR="00000000" w:rsidDel="00000000" w:rsidP="00000000" w:rsidRDefault="00000000" w:rsidRPr="00000000" w14:paraId="000001F1">
      <w:pPr>
        <w:rPr/>
      </w:pPr>
      <w:r w:rsidDel="00000000" w:rsidR="00000000" w:rsidRPr="00000000">
        <w:rPr>
          <w:rtl w:val="0"/>
        </w:rPr>
        <w:t xml:space="preserve">We strive to work, grow, and improve together. Critique sharing is one of the most generative practices a design team can do, if done well. The goal is to collect initial reactions and observations to understand how our work resonates and where it can be strengthened. This is not a place for direction or to provide prescriptive feedback. </w:t>
      </w:r>
      <w:r w:rsidDel="00000000" w:rsidR="00000000" w:rsidRPr="00000000">
        <w:rPr>
          <w:rtl w:val="0"/>
        </w:rPr>
        <w:t xml:space="preserve">Our process is built on Pixar’s famous 'Braintrust' process—an approach to candid peer review popularized by Ed Catmull in </w:t>
      </w:r>
      <w:hyperlink r:id="rId11">
        <w:r w:rsidDel="00000000" w:rsidR="00000000" w:rsidRPr="00000000">
          <w:rPr>
            <w:color w:val="1155cc"/>
            <w:u w:val="single"/>
            <w:rtl w:val="0"/>
          </w:rPr>
          <w:t xml:space="preserve">Creativity, Inc</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highlight w:val="yellow"/>
          <w:rtl w:val="0"/>
        </w:rPr>
        <w:t xml:space="preserve">[Insert Alexa’s example] </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tbl>
      <w:tblPr>
        <w:tblStyle w:val="Table40"/>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505"/>
        <w:gridCol w:w="6975"/>
        <w:tblGridChange w:id="0">
          <w:tblGrid>
            <w:gridCol w:w="2505"/>
            <w:gridCol w:w="6975"/>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Critiquing Process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7">
            <w:pPr>
              <w:widowControl w:val="0"/>
              <w:numPr>
                <w:ilvl w:val="0"/>
                <w:numId w:val="3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Setting</w:t>
              <w:br w:type="textWrapping"/>
              <w:t xml:space="preserve"> the Tone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b w:val="1"/>
                <w:bCs w:val="1"/>
                <w:rtl w:val="0"/>
              </w:rPr>
              <w:t xml:space="preserve">The Facilitator</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keeps the conversation</w:t>
            </w:r>
            <w:r w:rsidDel="00000000" w:rsidR="00000000" w:rsidRPr="00000000">
              <w:rPr>
                <w:rFonts w:ascii="Inter" w:cs="Inter" w:eastAsia="Inter" w:hAnsi="Inter"/>
                <w:rtl w:val="0"/>
              </w:rPr>
              <w:t xml:space="preserve"> in the right register throughout the session. </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9">
            <w:pPr>
              <w:widowControl w:val="0"/>
              <w:numPr>
                <w:ilvl w:val="0"/>
                <w:numId w:val="3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Setting the Context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The Presenter anchors the room</w:t>
            </w:r>
            <w:r w:rsidDel="00000000" w:rsidR="00000000" w:rsidRPr="00000000">
              <w:rPr>
                <w:rFonts w:ascii="Inter" w:cs="Inter" w:eastAsia="Inter" w:hAnsi="Inter"/>
                <w:rtl w:val="0"/>
              </w:rPr>
              <w:t xml:space="preserve"> with background info, including goals and the current state of design.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B">
            <w:pPr>
              <w:widowControl w:val="0"/>
              <w:numPr>
                <w:ilvl w:val="0"/>
                <w:numId w:val="3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Setting the Perspective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*The Critic offers initial reactions</w:t>
            </w:r>
            <w:r w:rsidDel="00000000" w:rsidR="00000000" w:rsidRPr="00000000">
              <w:rPr>
                <w:rFonts w:ascii="Inter" w:cs="Inter" w:eastAsia="Inter" w:hAnsi="Inter"/>
                <w:rtl w:val="0"/>
              </w:rPr>
              <w:t xml:space="preserve"> and emotional observations. The focus is on impact, and not instructions.</w:t>
            </w:r>
          </w:p>
          <w:p w:rsidR="00000000" w:rsidDel="00000000" w:rsidP="00000000" w:rsidRDefault="00000000" w:rsidRPr="00000000" w14:paraId="000001F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FE">
            <w:pPr>
              <w:widowControl w:val="0"/>
              <w:spacing w:line="240" w:lineRule="auto"/>
              <w:rPr>
                <w:rFonts w:ascii="Inter" w:cs="Inter" w:eastAsia="Inter" w:hAnsi="Inter"/>
              </w:rPr>
            </w:pPr>
            <w:r w:rsidDel="00000000" w:rsidR="00000000" w:rsidRPr="00000000">
              <w:rPr>
                <w:rFonts w:ascii="Inter" w:cs="Inter" w:eastAsia="Inter" w:hAnsi="Inter"/>
                <w:rtl w:val="0"/>
              </w:rPr>
              <w:t xml:space="preserve">“This part feels confusing”, not “Move this button”. </w:t>
            </w:r>
          </w:p>
          <w:p w:rsidR="00000000" w:rsidDel="00000000" w:rsidP="00000000" w:rsidRDefault="00000000" w:rsidRPr="00000000" w14:paraId="000001FF">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00">
            <w:pPr>
              <w:widowControl w:val="0"/>
              <w:spacing w:line="240" w:lineRule="auto"/>
              <w:rPr>
                <w:rFonts w:ascii="Inter" w:cs="Inter" w:eastAsia="Inter" w:hAnsi="Inter"/>
                <w:i w:val="1"/>
                <w:iCs w:val="1"/>
              </w:rPr>
            </w:pPr>
            <w:r w:rsidDel="00000000" w:rsidR="00000000" w:rsidRPr="00000000">
              <w:rPr>
                <w:rFonts w:ascii="Inter" w:cs="Inter" w:eastAsia="Inter" w:hAnsi="Inter"/>
                <w:i w:val="1"/>
                <w:iCs w:val="1"/>
                <w:rtl w:val="0"/>
              </w:rPr>
              <w:t xml:space="preserve">* Suggestions should only be given only if the presenter specifically asks. </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On Cross-Project Conversations.</w:t>
      </w:r>
    </w:p>
    <w:p w:rsidR="00000000" w:rsidDel="00000000" w:rsidP="00000000" w:rsidRDefault="00000000" w:rsidRPr="00000000" w14:paraId="00000203">
      <w:pPr>
        <w:rPr/>
      </w:pPr>
      <w:r w:rsidDel="00000000" w:rsidR="00000000" w:rsidRPr="00000000">
        <w:rPr>
          <w:rtl w:val="0"/>
        </w:rPr>
        <w:t xml:space="preserve">To keep our work sharp, every designer participates in regular, cross-project check-ins. When you’re deep inside a project, it’s easy to miss the blind spots, like unconscious assumptions, subtle scope drift, and missed opportunities. </w:t>
      </w:r>
    </w:p>
    <w:p w:rsidR="00000000" w:rsidDel="00000000" w:rsidP="00000000" w:rsidRDefault="00000000" w:rsidRPr="00000000" w14:paraId="00000204">
      <w:pPr>
        <w:rPr/>
      </w:pPr>
      <w:r w:rsidDel="00000000" w:rsidR="00000000" w:rsidRPr="00000000">
        <w:rPr>
          <w:rtl w:val="0"/>
        </w:rPr>
      </w:r>
    </w:p>
    <w:tbl>
      <w:tblPr>
        <w:tblStyle w:val="Table4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225"/>
        <w:gridCol w:w="6135"/>
        <w:tblGridChange w:id="0">
          <w:tblGrid>
            <w:gridCol w:w="322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numPr>
                <w:ilvl w:val="0"/>
                <w:numId w:val="2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Stepping Outside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Speak with a designer outside of your project. </w:t>
            </w:r>
            <w:r w:rsidDel="00000000" w:rsidR="00000000" w:rsidRPr="00000000">
              <w:rPr>
                <w:rFonts w:ascii="Inter" w:cs="Inter" w:eastAsia="Inter" w:hAnsi="Inter"/>
                <w:rtl w:val="0"/>
              </w:rPr>
              <w:t xml:space="preserve">A fresh pair of eyes will spot what has become invisible from the inside, like hidden assumptions.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numPr>
                <w:ilvl w:val="0"/>
                <w:numId w:val="27"/>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Keeping it Informal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Stay open and casual. </w:t>
            </w:r>
            <w:r w:rsidDel="00000000" w:rsidR="00000000" w:rsidRPr="00000000">
              <w:rPr>
                <w:rFonts w:ascii="Inter" w:cs="Inter" w:eastAsia="Inter" w:hAnsi="Inter"/>
                <w:rtl w:val="0"/>
              </w:rPr>
              <w:t xml:space="preserve">Have these conversations on the </w:t>
            </w:r>
            <w:r w:rsidDel="00000000" w:rsidR="00000000" w:rsidRPr="00000000">
              <w:rPr>
                <w:rFonts w:ascii="Inter" w:cs="Inter" w:eastAsia="Inter" w:hAnsi="Inter"/>
                <w:rtl w:val="0"/>
              </w:rPr>
              <w:t xml:space="preserve">regular</w:t>
            </w:r>
            <w:r w:rsidDel="00000000" w:rsidR="00000000" w:rsidRPr="00000000">
              <w:rPr>
                <w:rFonts w:ascii="Inter" w:cs="Inter" w:eastAsia="Inter" w:hAnsi="Inter"/>
                <w:rtl w:val="0"/>
              </w:rPr>
              <w:t xml:space="preserve">, either between coffee breaks or as a quick huddle. The idea is to have a perspective-driven sound board, and not a formal review.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numPr>
                <w:ilvl w:val="0"/>
                <w:numId w:val="38"/>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Rotating the Lens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Seek different perspectives. </w:t>
            </w:r>
            <w:r w:rsidDel="00000000" w:rsidR="00000000" w:rsidRPr="00000000">
              <w:rPr>
                <w:rFonts w:ascii="Inter" w:cs="Inter" w:eastAsia="Inter" w:hAnsi="Inter"/>
                <w:rtl w:val="0"/>
              </w:rPr>
              <w:t xml:space="preserve">There’s no rule that says you have to stick with the same partner each time. In fact, we encourage inviting varied voices to build richer feedback loops.</w:t>
            </w:r>
          </w:p>
        </w:tc>
      </w:tr>
    </w:tbl>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On Onboarding.</w:t>
      </w:r>
    </w:p>
    <w:p w:rsidR="00000000" w:rsidDel="00000000" w:rsidP="00000000" w:rsidRDefault="00000000" w:rsidRPr="00000000" w14:paraId="0000020D">
      <w:pPr>
        <w:rPr/>
      </w:pPr>
      <w:r w:rsidDel="00000000" w:rsidR="00000000" w:rsidRPr="00000000">
        <w:rPr>
          <w:rtl w:val="0"/>
        </w:rPr>
        <w:t xml:space="preserve">A new team member’s first two weeks will always feel overwhelming, and that’s completely okay—it’s not a problem we need to fix; it’s just an event to prepare for. For us, onboarding is a collective team responsibility, not just an HR checklist. Here’s what a typical onboarding could look like: </w:t>
      </w:r>
    </w:p>
    <w:p w:rsidR="00000000" w:rsidDel="00000000" w:rsidP="00000000" w:rsidRDefault="00000000" w:rsidRPr="00000000" w14:paraId="0000020E">
      <w:pPr>
        <w:rPr/>
      </w:pPr>
      <w:r w:rsidDel="00000000" w:rsidR="00000000" w:rsidRPr="00000000">
        <w:rPr>
          <w:rtl w:val="0"/>
        </w:rPr>
      </w:r>
    </w:p>
    <w:tbl>
      <w:tblPr>
        <w:tblStyle w:val="Table4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Onboarding Process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1">
            <w:pPr>
              <w:widowControl w:val="0"/>
              <w:numPr>
                <w:ilvl w:val="0"/>
                <w:numId w:val="1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Before Day 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b w:val="1"/>
                <w:bCs w:val="1"/>
                <w:rtl w:val="0"/>
              </w:rPr>
              <w:t xml:space="preserve">Make</w:t>
            </w:r>
            <w:r w:rsidDel="00000000" w:rsidR="00000000" w:rsidRPr="00000000">
              <w:rPr>
                <w:rFonts w:ascii="Inter" w:cs="Inter" w:eastAsia="Inter" w:hAnsi="Inter"/>
                <w:b w:val="1"/>
                <w:bCs w:val="1"/>
                <w:rtl w:val="0"/>
              </w:rPr>
              <w:t xml:space="preserve"> them feel welcome </w:t>
            </w:r>
            <w:r w:rsidDel="00000000" w:rsidR="00000000" w:rsidRPr="00000000">
              <w:rPr>
                <w:rFonts w:ascii="Inter" w:cs="Inter" w:eastAsia="Inter" w:hAnsi="Inter"/>
                <w:rtl w:val="0"/>
              </w:rPr>
              <w:t xml:space="preserve">by sending a welcome message. Ensure to make time to make conversation, an onboarding buddy with bandwidth. </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3">
            <w:pPr>
              <w:widowControl w:val="0"/>
              <w:numPr>
                <w:ilvl w:val="0"/>
                <w:numId w:val="1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First Two Weeks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Give them space to observe</w:t>
            </w:r>
            <w:r w:rsidDel="00000000" w:rsidR="00000000" w:rsidRPr="00000000">
              <w:rPr>
                <w:rFonts w:ascii="Inter" w:cs="Inter" w:eastAsia="Inter" w:hAnsi="Inter"/>
                <w:rtl w:val="0"/>
              </w:rPr>
              <w:t xml:space="preserve"> and ask questions before assigning them to deliver. Introduce them broadly, across disciplines and seniority, not just their work.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5">
            <w:pPr>
              <w:widowControl w:val="0"/>
              <w:numPr>
                <w:ilvl w:val="0"/>
                <w:numId w:val="1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Early 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rtl w:val="0"/>
              </w:rPr>
              <w:t xml:space="preserve">Give them an anchor project. </w:t>
            </w:r>
            <w:r w:rsidDel="00000000" w:rsidR="00000000" w:rsidRPr="00000000">
              <w:rPr>
                <w:rFonts w:ascii="Inter" w:cs="Inter" w:eastAsia="Inter" w:hAnsi="Inter"/>
                <w:rtl w:val="0"/>
              </w:rPr>
              <w:t xml:space="preserve">A small piece of work that lets them apply existing skills can help them build context.  </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7">
            <w:pPr>
              <w:widowControl w:val="0"/>
              <w:numPr>
                <w:ilvl w:val="0"/>
                <w:numId w:val="1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Around Week Four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Sit down together and set goals </w:t>
            </w:r>
            <w:r w:rsidDel="00000000" w:rsidR="00000000" w:rsidRPr="00000000">
              <w:rPr>
                <w:rFonts w:ascii="Inter" w:cs="Inter" w:eastAsia="Inter" w:hAnsi="Inter"/>
                <w:rtl w:val="0"/>
              </w:rPr>
              <w:t xml:space="preserve">to begin building a growth plan.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9">
            <w:pPr>
              <w:widowControl w:val="0"/>
              <w:numPr>
                <w:ilvl w:val="0"/>
                <w:numId w:val="1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After Each Onboarding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Collect feedback </w:t>
            </w:r>
            <w:r w:rsidDel="00000000" w:rsidR="00000000" w:rsidRPr="00000000">
              <w:rPr>
                <w:rFonts w:ascii="Inter" w:cs="Inter" w:eastAsia="Inter" w:hAnsi="Inter"/>
                <w:rtl w:val="0"/>
              </w:rPr>
              <w:t xml:space="preserve">and improve for the next one.</w:t>
            </w:r>
            <w:r w:rsidDel="00000000" w:rsidR="00000000" w:rsidRPr="00000000">
              <w:rPr>
                <w:rtl w:val="0"/>
              </w:rPr>
            </w:r>
          </w:p>
        </w:tc>
      </w:tr>
    </w:tbl>
    <w:p w:rsidR="00000000" w:rsidDel="00000000" w:rsidP="00000000" w:rsidRDefault="00000000" w:rsidRPr="00000000" w14:paraId="0000021B">
      <w:pPr>
        <w:pStyle w:val="Heading3"/>
        <w:widowControl w:val="0"/>
        <w:spacing w:line="240" w:lineRule="auto"/>
        <w:rPr>
          <w:b w:val="1"/>
          <w:bCs w:val="1"/>
        </w:rPr>
      </w:pPr>
      <w:bookmarkStart w:colFirst="0" w:colLast="0" w:name="_9jiy3suzljz1" w:id="32"/>
      <w:bookmarkEnd w:id="32"/>
      <w:r w:rsidDel="00000000" w:rsidR="00000000" w:rsidRPr="00000000">
        <w:rPr>
          <w:b w:val="1"/>
          <w:bCs w:val="1"/>
          <w:rtl w:val="0"/>
        </w:rPr>
        <w:t xml:space="preserve">5.3 How We Show Up</w:t>
      </w:r>
    </w:p>
    <w:p w:rsidR="00000000" w:rsidDel="00000000" w:rsidP="00000000" w:rsidRDefault="00000000" w:rsidRPr="00000000" w14:paraId="0000021C">
      <w:pPr>
        <w:widowControl w:val="0"/>
        <w:spacing w:line="240" w:lineRule="auto"/>
        <w:rPr>
          <w:rFonts w:ascii="Inter" w:cs="Inter" w:eastAsia="Inter" w:hAnsi="Inter"/>
        </w:rPr>
      </w:pPr>
      <w:r w:rsidDel="00000000" w:rsidR="00000000" w:rsidRPr="00000000">
        <w:rPr>
          <w:rFonts w:ascii="Inter" w:cs="Inter" w:eastAsia="Inter" w:hAnsi="Inter"/>
          <w:rtl w:val="0"/>
        </w:rPr>
        <w:t xml:space="preserve">Working in government means shaping lives within complex systems. Our decisions are rarely black and white; they require balancing competing priorities. In this environment, how we work matters as much as what we achieve. The following commitments serve as our compass, ensuring our craft always serves the public good.</w:t>
      </w:r>
    </w:p>
    <w:p w:rsidR="00000000" w:rsidDel="00000000" w:rsidP="00000000" w:rsidRDefault="00000000" w:rsidRPr="00000000" w14:paraId="0000021D">
      <w:pPr>
        <w:widowControl w:val="0"/>
        <w:spacing w:line="240" w:lineRule="auto"/>
        <w:rPr>
          <w:rFonts w:ascii="Inter" w:cs="Inter" w:eastAsia="Inter" w:hAnsi="Inter"/>
        </w:rPr>
      </w:pPr>
      <w:r w:rsidDel="00000000" w:rsidR="00000000" w:rsidRPr="00000000">
        <w:rPr>
          <w:rtl w:val="0"/>
        </w:rPr>
      </w:r>
    </w:p>
    <w:tbl>
      <w:tblPr>
        <w:tblStyle w:val="Table43"/>
        <w:tblW w:w="9795.0" w:type="dxa"/>
        <w:jc w:val="left"/>
        <w:tblInd w:w="-4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760"/>
        <w:gridCol w:w="7035"/>
        <w:tblGridChange w:id="0">
          <w:tblGrid>
            <w:gridCol w:w="2760"/>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numPr>
                <w:ilvl w:val="0"/>
                <w:numId w:val="10"/>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Honesty over Courtesy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Don’t play it safe; give honest feedback.</w:t>
            </w:r>
            <w:r w:rsidDel="00000000" w:rsidR="00000000" w:rsidRPr="00000000">
              <w:rPr>
                <w:rFonts w:ascii="Inter" w:cs="Inter" w:eastAsia="Inter" w:hAnsi="Inter"/>
                <w:rtl w:val="0"/>
              </w:rPr>
              <w:t xml:space="preserve"> High-quality work requires real transparency. That means coming to rituals fully prepared and engaged to discuss what’s hard, not just what’s succeeding.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numPr>
                <w:ilvl w:val="0"/>
                <w:numId w:val="10"/>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Collective over 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Look beyond your own deliverables.</w:t>
            </w:r>
            <w:r w:rsidDel="00000000" w:rsidR="00000000" w:rsidRPr="00000000">
              <w:rPr>
                <w:rFonts w:ascii="Inter" w:cs="Inter" w:eastAsia="Inter" w:hAnsi="Inter"/>
                <w:rtl w:val="0"/>
              </w:rPr>
              <w:t xml:space="preserve"> We build better together than we ever could alone. That means sharing knowledge freely before anyone has to ask, and measuring impact by how the entire team crosses the finish line.</w:t>
            </w:r>
          </w:p>
        </w:tc>
      </w:tr>
      <w:tr>
        <w:trPr>
          <w:cantSplit w:val="0"/>
          <w:trHeight w:val="108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numPr>
                <w:ilvl w:val="0"/>
                <w:numId w:val="10"/>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Collaboration over 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Lean into other disciplines.</w:t>
            </w:r>
            <w:r w:rsidDel="00000000" w:rsidR="00000000" w:rsidRPr="00000000">
              <w:rPr>
                <w:rFonts w:ascii="Inter" w:cs="Inter" w:eastAsia="Inter" w:hAnsi="Inter"/>
                <w:rtl w:val="0"/>
              </w:rPr>
              <w:t xml:space="preserve"> The lines between design, product, and engineering are shifting, and embracing that overlap leads to much stronger outcomes than hiding behind a narrow job description. That means learning how other specialties think, and actively engaging with problems where our roles intersect.</w:t>
            </w:r>
          </w:p>
        </w:tc>
      </w:tr>
      <w:tr>
        <w:trPr>
          <w:cantSplit w:val="0"/>
          <w:trHeight w:val="108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numPr>
                <w:ilvl w:val="0"/>
                <w:numId w:val="10"/>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Experimentation over Status Quo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Stay open to evolving. </w:t>
            </w:r>
            <w:r w:rsidDel="00000000" w:rsidR="00000000" w:rsidRPr="00000000">
              <w:rPr>
                <w:rFonts w:ascii="Inter" w:cs="Inter" w:eastAsia="Inter" w:hAnsi="Inter"/>
                <w:rtl w:val="0"/>
              </w:rPr>
              <w:t xml:space="preserve">A well-documented experiment upskills the collective team, not just the person who ran it. That means actively moving past comfortable routines to test new tools or processes, and openly calling out what works and what fails.</w:t>
            </w:r>
          </w:p>
        </w:tc>
      </w:tr>
      <w:tr>
        <w:trPr>
          <w:cantSplit w:val="0"/>
          <w:trHeight w:val="108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numPr>
                <w:ilvl w:val="0"/>
                <w:numId w:val="10"/>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Momentum over Paralysis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Be comfortable with uncertainty. </w:t>
            </w:r>
            <w:r w:rsidDel="00000000" w:rsidR="00000000" w:rsidRPr="00000000">
              <w:rPr>
                <w:rFonts w:ascii="Inter" w:cs="Inter" w:eastAsia="Inter" w:hAnsi="Inter"/>
                <w:rtl w:val="0"/>
              </w:rPr>
              <w:t xml:space="preserve">Moving forward in ambiguous spaces is how we uncover the answers needed. That means exercising</w:t>
            </w:r>
            <w:r w:rsidDel="00000000" w:rsidR="00000000" w:rsidRPr="00000000">
              <w:rPr>
                <w:rFonts w:ascii="Inter" w:cs="Inter" w:eastAsia="Inter" w:hAnsi="Inter"/>
                <w:i w:val="1"/>
                <w:iCs w:val="1"/>
                <w:rtl w:val="0"/>
              </w:rPr>
              <w:t xml:space="preserve"> high agency</w:t>
            </w:r>
            <w:r w:rsidDel="00000000" w:rsidR="00000000" w:rsidRPr="00000000">
              <w:rPr>
                <w:rFonts w:ascii="Inter" w:cs="Inter" w:eastAsia="Inter" w:hAnsi="Inter"/>
                <w:rtl w:val="0"/>
              </w:rPr>
              <w:t xml:space="preserve"> to make calls and demonstrating </w:t>
            </w:r>
            <w:r w:rsidDel="00000000" w:rsidR="00000000" w:rsidRPr="00000000">
              <w:rPr>
                <w:rFonts w:ascii="Inter" w:cs="Inter" w:eastAsia="Inter" w:hAnsi="Inter"/>
                <w:i w:val="1"/>
                <w:iCs w:val="1"/>
                <w:rtl w:val="0"/>
              </w:rPr>
              <w:t xml:space="preserve">high independence</w:t>
            </w:r>
            <w:r w:rsidDel="00000000" w:rsidR="00000000" w:rsidRPr="00000000">
              <w:rPr>
                <w:rFonts w:ascii="Inter" w:cs="Inter" w:eastAsia="Inter" w:hAnsi="Inter"/>
                <w:rtl w:val="0"/>
              </w:rPr>
              <w:t xml:space="preserve"> by discerning when to pull others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numPr>
                <w:ilvl w:val="0"/>
                <w:numId w:val="10"/>
              </w:numPr>
              <w:spacing w:line="240" w:lineRule="auto"/>
              <w:ind w:left="720" w:hanging="360"/>
              <w:rPr>
                <w:rFonts w:ascii="Inter" w:cs="Inter" w:eastAsia="Inter" w:hAnsi="Inter"/>
                <w:b w:val="1"/>
                <w:bCs w:val="1"/>
              </w:rPr>
            </w:pPr>
            <w:commentRangeStart w:id="27"/>
            <w:r w:rsidDel="00000000" w:rsidR="00000000" w:rsidRPr="00000000">
              <w:rPr>
                <w:rFonts w:ascii="Inter" w:cs="Inter" w:eastAsia="Inter" w:hAnsi="Inter"/>
                <w:b w:val="1"/>
                <w:bCs w:val="1"/>
                <w:rtl w:val="0"/>
              </w:rPr>
              <w:t xml:space="preserve">Impact</w:t>
            </w:r>
            <w:r w:rsidDel="00000000" w:rsidR="00000000" w:rsidRPr="00000000">
              <w:rPr>
                <w:rFonts w:ascii="Inter" w:cs="Inter" w:eastAsia="Inter" w:hAnsi="Inter"/>
                <w:b w:val="1"/>
                <w:bCs w:val="1"/>
                <w:rtl w:val="0"/>
              </w:rPr>
              <w:t xml:space="preserve"> over </w:t>
            </w:r>
            <w:r w:rsidDel="00000000" w:rsidR="00000000" w:rsidRPr="00000000">
              <w:rPr>
                <w:rFonts w:ascii="Inter" w:cs="Inter" w:eastAsia="Inter" w:hAnsi="Inter"/>
                <w:b w:val="1"/>
                <w:bCs w:val="1"/>
                <w:rtl w:val="0"/>
              </w:rPr>
              <w:t xml:space="preserve">Delivery</w:t>
            </w:r>
            <w:commentRangeEnd w:id="27"/>
            <w:r w:rsidDel="00000000" w:rsidR="00000000" w:rsidRPr="00000000">
              <w:commentReference w:id="2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Future-proof the work. </w:t>
            </w:r>
            <w:r w:rsidDel="00000000" w:rsidR="00000000" w:rsidRPr="00000000">
              <w:rPr>
                <w:rFonts w:ascii="Inter" w:cs="Inter" w:eastAsia="Inter" w:hAnsi="Inter"/>
                <w:rtl w:val="0"/>
              </w:rPr>
              <w:t xml:space="preserve">The standards we set, the way we work, and the lessons learned matter far beyond the immediate outcome. Share reflections openly, document methodologies, and treat every engagement as an opportunity to shape the culture of public sector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numPr>
                <w:ilvl w:val="0"/>
                <w:numId w:val="10"/>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Capability over Shipping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Enable partners for the long term. </w:t>
            </w:r>
            <w:r w:rsidDel="00000000" w:rsidR="00000000" w:rsidRPr="00000000">
              <w:rPr>
                <w:rFonts w:ascii="Inter" w:cs="Inter" w:eastAsia="Inter" w:hAnsi="Inter"/>
                <w:rtl w:val="0"/>
              </w:rPr>
              <w:t xml:space="preserve">Working with agency partners is not just about delivery, it’s about ensuring they can sustain the work even after our exit. Slow down to explain the processes and transfer knowledge even when the engagement is moving quickly.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numPr>
                <w:ilvl w:val="0"/>
                <w:numId w:val="10"/>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Resilience over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Look at the big picture. </w:t>
            </w:r>
            <w:r w:rsidDel="00000000" w:rsidR="00000000" w:rsidRPr="00000000">
              <w:rPr>
                <w:rFonts w:ascii="Inter" w:cs="Inter" w:eastAsia="Inter" w:hAnsi="Inter"/>
                <w:rtl w:val="0"/>
              </w:rPr>
              <w:t xml:space="preserve">Act with patience and respect while learning how to work fluidly within complex government frameworks. Knowing how to navigate these systems keeps decisions grounded in real-world impact on the public we serve.</w:t>
            </w:r>
          </w:p>
        </w:tc>
      </w:tr>
    </w:tbl>
    <w:p w:rsidR="00000000" w:rsidDel="00000000" w:rsidP="00000000" w:rsidRDefault="00000000" w:rsidRPr="00000000" w14:paraId="0000022E">
      <w:pPr>
        <w:pStyle w:val="Heading3"/>
        <w:widowControl w:val="0"/>
        <w:spacing w:line="240" w:lineRule="auto"/>
        <w:rPr>
          <w:b w:val="1"/>
          <w:bCs w:val="1"/>
        </w:rPr>
      </w:pPr>
      <w:bookmarkStart w:colFirst="0" w:colLast="0" w:name="_ug2z0uhkejfz" w:id="33"/>
      <w:bookmarkEnd w:id="33"/>
      <w:r w:rsidDel="00000000" w:rsidR="00000000" w:rsidRPr="00000000">
        <w:rPr>
          <w:b w:val="1"/>
          <w:bCs w:val="1"/>
          <w:rtl w:val="0"/>
        </w:rPr>
        <w:t xml:space="preserve">5.4 The Practice in Practice</w:t>
      </w:r>
    </w:p>
    <w:p w:rsidR="00000000" w:rsidDel="00000000" w:rsidP="00000000" w:rsidRDefault="00000000" w:rsidRPr="00000000" w14:paraId="0000022F">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are actively exploring the possibilities of design in an AI-enabled environment. Below is a snapshot of how we operate today. As the technological landscape changes, our methods will too—and this page will grow along with us.</w:t>
      </w:r>
    </w:p>
    <w:p w:rsidR="00000000" w:rsidDel="00000000" w:rsidP="00000000" w:rsidRDefault="00000000" w:rsidRPr="00000000" w14:paraId="0000023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31">
      <w:pPr>
        <w:widowControl w:val="0"/>
        <w:spacing w:line="240" w:lineRule="auto"/>
        <w:rPr>
          <w:rFonts w:ascii="Inter" w:cs="Inter" w:eastAsia="Inter" w:hAnsi="Inter"/>
          <w:i w:val="1"/>
          <w:iCs w:val="1"/>
        </w:rPr>
      </w:pPr>
      <w:r w:rsidDel="00000000" w:rsidR="00000000" w:rsidRPr="00000000">
        <w:rPr>
          <w:rFonts w:ascii="Inter" w:cs="Inter" w:eastAsia="Inter" w:hAnsi="Inter"/>
          <w:i w:val="1"/>
          <w:iCs w:val="1"/>
          <w:rtl w:val="0"/>
        </w:rPr>
        <w:t xml:space="preserve">(These insights were last updated in May 2026.)</w:t>
      </w:r>
    </w:p>
    <w:p w:rsidR="00000000" w:rsidDel="00000000" w:rsidP="00000000" w:rsidRDefault="00000000" w:rsidRPr="00000000" w14:paraId="00000232">
      <w:pPr>
        <w:widowControl w:val="0"/>
        <w:spacing w:line="240" w:lineRule="auto"/>
        <w:rPr>
          <w:rFonts w:ascii="Inter" w:cs="Inter" w:eastAsia="Inter" w:hAnsi="Inter"/>
        </w:rPr>
      </w:pPr>
      <w:r w:rsidDel="00000000" w:rsidR="00000000" w:rsidRPr="00000000">
        <w:rPr>
          <w:rtl w:val="0"/>
        </w:rPr>
      </w:r>
    </w:p>
    <w:tbl>
      <w:tblPr>
        <w:tblStyle w:val="Table4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numPr>
                <w:ilvl w:val="0"/>
                <w:numId w:val="1"/>
              </w:numPr>
              <w:spacing w:line="240" w:lineRule="auto"/>
              <w:ind w:left="720" w:hanging="360"/>
              <w:rPr>
                <w:rFonts w:ascii="Inter" w:cs="Inter" w:eastAsia="Inter" w:hAnsi="Inter"/>
                <w:b w:val="1"/>
                <w:bCs w:val="1"/>
              </w:rPr>
            </w:pPr>
            <w:commentRangeStart w:id="28"/>
            <w:r w:rsidDel="00000000" w:rsidR="00000000" w:rsidRPr="00000000">
              <w:rPr>
                <w:rFonts w:ascii="Inter" w:cs="Inter" w:eastAsia="Inter" w:hAnsi="Inter"/>
                <w:b w:val="1"/>
                <w:bCs w:val="1"/>
                <w:rtl w:val="0"/>
              </w:rPr>
              <w:t xml:space="preserve">Designing and Thinking with AI</w:t>
            </w:r>
            <w:commentRangeEnd w:id="28"/>
            <w:r w:rsidDel="00000000" w:rsidR="00000000" w:rsidRPr="00000000">
              <w:commentReference w:id="28"/>
            </w:r>
            <w:r w:rsidDel="00000000" w:rsidR="00000000" w:rsidRPr="00000000">
              <w:rPr>
                <w:rFonts w:ascii="Inter" w:cs="Inter" w:eastAsia="Inter" w:hAnsi="Inte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Inter" w:cs="Inter" w:eastAsia="Inter" w:hAnsi="Inter"/>
                <w:highlight w:val="yellow"/>
              </w:rPr>
            </w:pPr>
            <w:r w:rsidDel="00000000" w:rsidR="00000000" w:rsidRPr="00000000">
              <w:rPr>
                <w:rFonts w:ascii="Inter" w:cs="Inter" w:eastAsia="Inter" w:hAnsi="Inter"/>
                <w:b w:val="1"/>
                <w:bCs w:val="1"/>
                <w:rtl w:val="0"/>
              </w:rPr>
              <w:t xml:space="preserve">We use Claude as a thinking partner</w:t>
            </w:r>
            <w:r w:rsidDel="00000000" w:rsidR="00000000" w:rsidRPr="00000000">
              <w:rPr>
                <w:rFonts w:ascii="Inter" w:cs="Inter" w:eastAsia="Inter" w:hAnsi="Inter"/>
                <w:rtl w:val="0"/>
              </w:rPr>
              <w:t xml:space="preserve"> for drafting, synthesising, sense-making, and stress-testing concepts. </w:t>
            </w:r>
            <w:r w:rsidDel="00000000" w:rsidR="00000000" w:rsidRPr="00000000">
              <w:rPr>
                <w:rFonts w:ascii="Inter" w:cs="Inter" w:eastAsia="Inter" w:hAnsi="Inter"/>
                <w:highlight w:val="yellow"/>
                <w:rtl w:val="0"/>
              </w:rPr>
              <w:t xml:space="preserve">[Mark — add a concrete example of how the team is using Claude on a project]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numPr>
                <w:ilvl w:val="0"/>
                <w:numId w:val="43"/>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Prototyping with Real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We are moving beyond click-through mockups. </w:t>
            </w:r>
            <w:r w:rsidDel="00000000" w:rsidR="00000000" w:rsidRPr="00000000">
              <w:rPr>
                <w:rFonts w:ascii="Inter" w:cs="Inter" w:eastAsia="Inter" w:hAnsi="Inter"/>
                <w:rtl w:val="0"/>
              </w:rPr>
              <w:t xml:space="preserve">We are experimenting with tools like Cursor to build functional prototypes that work with real data and real workflows. </w:t>
            </w:r>
            <w:r w:rsidDel="00000000" w:rsidR="00000000" w:rsidRPr="00000000">
              <w:rPr>
                <w:rFonts w:ascii="Inter" w:cs="Inter" w:eastAsia="Inter" w:hAnsi="Inter"/>
                <w:highlight w:val="yellow"/>
                <w:rtl w:val="0"/>
              </w:rPr>
              <w:t xml:space="preserve">[Mark — add a concrete example of a prototype built this way]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numPr>
                <w:ilvl w:val="0"/>
                <w:numId w:val="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Synthesising Meetings with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We turn meeting discussions into shared knowledge</w:t>
            </w:r>
            <w:r w:rsidDel="00000000" w:rsidR="00000000" w:rsidRPr="00000000">
              <w:rPr>
                <w:rFonts w:ascii="Inter" w:cs="Inter" w:eastAsia="Inter" w:hAnsi="Inter"/>
                <w:rtl w:val="0"/>
              </w:rPr>
              <w:t xml:space="preserve"> by using tools like Granola to capture and distill conversations, ensuring insights don't get trapped in private notes.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numPr>
                <w:ilvl w:val="0"/>
                <w:numId w:val="2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Working in the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Documentation, decisions, and drafts live in shared spaces </w:t>
            </w:r>
            <w:r w:rsidDel="00000000" w:rsidR="00000000" w:rsidRPr="00000000">
              <w:rPr>
                <w:rFonts w:ascii="Inter" w:cs="Inter" w:eastAsia="Inter" w:hAnsi="Inter"/>
                <w:rtl w:val="0"/>
              </w:rPr>
              <w:t xml:space="preserve">so the whole team can see, react, and build on what is being created. Our current tools include Notion and Craft.  </w:t>
            </w:r>
            <w:r w:rsidDel="00000000" w:rsidR="00000000" w:rsidRPr="00000000">
              <w:rPr>
                <w:rFonts w:ascii="Inter" w:cs="Inter" w:eastAsia="Inter" w:hAnsi="Inter"/>
                <w:highlight w:val="yellow"/>
                <w:rtl w:val="0"/>
              </w:rPr>
              <w:t xml:space="preserve">[Mark — add a concrete example of a decision or draft that lived in the open and improved because of 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numPr>
                <w:ilvl w:val="0"/>
                <w:numId w:val="21"/>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Understanding Classification and Sensitivity.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must know what counts as classified or sensitive data before passing it to any AI tool.</w:t>
            </w:r>
            <w:r w:rsidDel="00000000" w:rsidR="00000000" w:rsidRPr="00000000">
              <w:rPr>
                <w:rFonts w:ascii="Inter" w:cs="Inter" w:eastAsia="Inter" w:hAnsi="Inter"/>
                <w:rtl w:val="0"/>
              </w:rPr>
              <w:t xml:space="preserve"> Operating within government means respecting clear security tiers: Official, Restricted, and Confidential. This remains a permanent practice even as our workflows evolve and new technologies are adopted. [Mark — add a concrete example of how the team navigates classification when prototyping with real data]</w:t>
            </w:r>
          </w:p>
        </w:tc>
      </w:tr>
    </w:tbl>
    <w:p w:rsidR="00000000" w:rsidDel="00000000" w:rsidP="00000000" w:rsidRDefault="00000000" w:rsidRPr="00000000" w14:paraId="0000023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3E">
      <w:pPr>
        <w:rPr>
          <w:i w:val="1"/>
          <w:iCs w:val="1"/>
        </w:rPr>
      </w:pPr>
      <w:r w:rsidDel="00000000" w:rsidR="00000000" w:rsidRPr="00000000">
        <w:rPr>
          <w:i w:val="1"/>
          <w:iCs w:val="1"/>
          <w:rtl w:val="0"/>
        </w:rPr>
        <w:t xml:space="preserve">The list above will likely look different every six months. Tools will evolve and new ones will emerge, but our mindset stays constant: stay curious, stay open to trying new things, and never stop asking if there is a better way to do the work.</w:t>
      </w:r>
    </w:p>
    <w:p w:rsidR="00000000" w:rsidDel="00000000" w:rsidP="00000000" w:rsidRDefault="00000000" w:rsidRPr="00000000" w14:paraId="0000023F">
      <w:pPr>
        <w:widowControl w:val="0"/>
        <w:spacing w:line="240" w:lineRule="auto"/>
        <w:rPr>
          <w:rFonts w:ascii="Inter" w:cs="Inter" w:eastAsia="Inter" w:hAnsi="Inter"/>
        </w:rPr>
      </w:pPr>
      <w:r w:rsidDel="00000000" w:rsidR="00000000" w:rsidRPr="00000000">
        <w:rPr>
          <w:rFonts w:ascii="Inter" w:cs="Inter" w:eastAsia="Inter" w:hAnsi="Inte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1"/>
        <w:rPr/>
      </w:pPr>
      <w:bookmarkStart w:colFirst="0" w:colLast="0" w:name="_9kz4y9702nx8" w:id="34"/>
      <w:bookmarkEnd w:id="34"/>
      <w:commentRangeStart w:id="29"/>
      <w:r w:rsidDel="00000000" w:rsidR="00000000" w:rsidRPr="00000000">
        <w:rPr>
          <w:rtl w:val="0"/>
        </w:rPr>
        <w:t xml:space="preserve">Behind the Playbook</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Behind every framework and flow chart is a tight-knit crew of system-mappers, word-smiths, and pixel-pushers trying to make this document a little more human.</w:t>
      </w:r>
    </w:p>
    <w:p w:rsidR="00000000" w:rsidDel="00000000" w:rsidP="00000000" w:rsidRDefault="00000000" w:rsidRPr="00000000" w14:paraId="00000243">
      <w:pPr>
        <w:pStyle w:val="Heading3"/>
        <w:rPr/>
      </w:pPr>
      <w:bookmarkStart w:colFirst="0" w:colLast="0" w:name="_k1pypu237okr" w:id="35"/>
      <w:bookmarkEnd w:id="35"/>
      <w:r w:rsidDel="00000000" w:rsidR="00000000" w:rsidRPr="00000000">
        <w:rPr>
          <w:rtl w:val="0"/>
        </w:rPr>
        <w:t xml:space="preserve">The Crew</w:t>
      </w:r>
    </w:p>
    <w:p w:rsidR="00000000" w:rsidDel="00000000" w:rsidP="00000000" w:rsidRDefault="00000000" w:rsidRPr="00000000" w14:paraId="00000244">
      <w:pPr>
        <w:rPr>
          <w:b w:val="1"/>
          <w:bCs w:val="1"/>
        </w:rPr>
      </w:pPr>
      <w:r w:rsidDel="00000000" w:rsidR="00000000" w:rsidRPr="00000000">
        <w:rPr>
          <w:b w:val="1"/>
          <w:bCs w:val="1"/>
          <w:rtl w:val="0"/>
        </w:rPr>
        <w:t xml:space="preserve">Nav | The</w:t>
      </w:r>
      <w:r w:rsidDel="00000000" w:rsidR="00000000" w:rsidRPr="00000000">
        <w:rPr>
          <w:b w:val="1"/>
          <w:bCs w:val="1"/>
          <w:i w:val="1"/>
          <w:iCs w:val="1"/>
          <w:rtl w:val="0"/>
        </w:rPr>
        <w:t xml:space="preserve"> Na</w:t>
      </w:r>
      <w:r w:rsidDel="00000000" w:rsidR="00000000" w:rsidRPr="00000000">
        <w:rPr>
          <w:b w:val="1"/>
          <w:bCs w:val="1"/>
          <w:rtl w:val="0"/>
        </w:rPr>
        <w:t xml:space="preserve">vigator</w:t>
      </w:r>
    </w:p>
    <w:p w:rsidR="00000000" w:rsidDel="00000000" w:rsidP="00000000" w:rsidRDefault="00000000" w:rsidRPr="00000000" w14:paraId="00000245">
      <w:pPr>
        <w:rPr/>
      </w:pPr>
      <w:r w:rsidDel="00000000" w:rsidR="00000000" w:rsidRPr="00000000">
        <w:rPr>
          <w:i w:val="1"/>
          <w:iCs w:val="1"/>
          <w:rtl w:val="0"/>
        </w:rPr>
        <w:t xml:space="preserve">(Lead &amp; Direction). </w:t>
      </w:r>
      <w:r w:rsidDel="00000000" w:rsidR="00000000" w:rsidRPr="00000000">
        <w:rPr>
          <w:rtl w:val="0"/>
        </w:rPr>
        <w:t xml:space="preserve">Nav provides the overarching direction and strategic vision for the team, keeping our efforts tightly aligned on the bigger picture. When we get bogged down by details, he adjusts the rudders and steers our creative winds back to clear waters.</w:t>
        <w:br w:type="textWrapping"/>
      </w:r>
    </w:p>
    <w:p w:rsidR="00000000" w:rsidDel="00000000" w:rsidP="00000000" w:rsidRDefault="00000000" w:rsidRPr="00000000" w14:paraId="00000246">
      <w:pPr>
        <w:rPr>
          <w:b w:val="1"/>
          <w:bCs w:val="1"/>
        </w:rPr>
      </w:pPr>
      <w:r w:rsidDel="00000000" w:rsidR="00000000" w:rsidRPr="00000000">
        <w:rPr>
          <w:b w:val="1"/>
          <w:bCs w:val="1"/>
          <w:rtl w:val="0"/>
        </w:rPr>
        <w:t xml:space="preserve">Quinny &amp; Mark | The Master of Chaos &amp; Playbook Orchestrators</w:t>
      </w:r>
    </w:p>
    <w:p w:rsidR="00000000" w:rsidDel="00000000" w:rsidP="00000000" w:rsidRDefault="00000000" w:rsidRPr="00000000" w14:paraId="00000247">
      <w:pPr>
        <w:rPr/>
      </w:pPr>
      <w:r w:rsidDel="00000000" w:rsidR="00000000" w:rsidRPr="00000000">
        <w:rPr>
          <w:i w:val="1"/>
          <w:iCs w:val="1"/>
          <w:rtl w:val="0"/>
        </w:rPr>
        <w:t xml:space="preserve">(Project Leads).</w:t>
      </w:r>
      <w:r w:rsidDel="00000000" w:rsidR="00000000" w:rsidRPr="00000000">
        <w:rPr>
          <w:rtl w:val="0"/>
        </w:rPr>
        <w:t xml:space="preserve"> Quinny and Mark are the dual engines driving the project. They conceptualized the playbook, gathered messy mountains of information, orchestrated endless rounds of feedback, and coaxed everyone across the publication finish line without losing their sanity.</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b w:val="1"/>
          <w:bCs w:val="1"/>
        </w:rPr>
      </w:pPr>
      <w:r w:rsidDel="00000000" w:rsidR="00000000" w:rsidRPr="00000000">
        <w:rPr>
          <w:b w:val="1"/>
          <w:bCs w:val="1"/>
          <w:rtl w:val="0"/>
        </w:rPr>
        <w:t xml:space="preserve">Jing Qing | The Illustrious Illustrator</w:t>
      </w:r>
    </w:p>
    <w:p w:rsidR="00000000" w:rsidDel="00000000" w:rsidP="00000000" w:rsidRDefault="00000000" w:rsidRPr="00000000" w14:paraId="0000024A">
      <w:pPr>
        <w:rPr/>
      </w:pPr>
      <w:r w:rsidDel="00000000" w:rsidR="00000000" w:rsidRPr="00000000">
        <w:rPr>
          <w:i w:val="1"/>
          <w:iCs w:val="1"/>
          <w:rtl w:val="0"/>
        </w:rPr>
        <w:t xml:space="preserve">(Visual Designer). </w:t>
      </w:r>
      <w:r w:rsidDel="00000000" w:rsidR="00000000" w:rsidRPr="00000000">
        <w:rPr>
          <w:rtl w:val="0"/>
        </w:rPr>
        <w:t xml:space="preserve">Jing Qing is the force responsible for the "artistic blabla"—meaning the stunning illustrations, graphs, and visual metaphors that stop our ideas from looking like a wall of text.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Mimi | The Chaos Translator</w:t>
        <w:br w:type="textWrapping"/>
        <w:t xml:space="preserve">(</w:t>
      </w:r>
      <w:r w:rsidDel="00000000" w:rsidR="00000000" w:rsidRPr="00000000">
        <w:rPr>
          <w:i w:val="1"/>
          <w:iCs w:val="1"/>
          <w:rtl w:val="0"/>
        </w:rPr>
        <w:t xml:space="preserve">Copywriter &amp; Information Designer).</w:t>
      </w:r>
      <w:r w:rsidDel="00000000" w:rsidR="00000000" w:rsidRPr="00000000">
        <w:rPr>
          <w:rtl w:val="0"/>
        </w:rPr>
        <w:t xml:space="preserve"> When internal brainstorms kick up a fog of tangled thoughts and technical jargon, Mimi clears the view by organizing complex ideas into accessible, digestible narratives.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YuYang (AKA YY) | The Last Line of Defense</w:t>
      </w:r>
    </w:p>
    <w:p w:rsidR="00000000" w:rsidDel="00000000" w:rsidP="00000000" w:rsidRDefault="00000000" w:rsidRPr="00000000" w14:paraId="0000024F">
      <w:pPr>
        <w:rPr/>
      </w:pPr>
      <w:r w:rsidDel="00000000" w:rsidR="00000000" w:rsidRPr="00000000">
        <w:rPr>
          <w:i w:val="1"/>
          <w:iCs w:val="1"/>
          <w:rtl w:val="0"/>
        </w:rPr>
        <w:t xml:space="preserve">(Developer). </w:t>
      </w:r>
      <w:r w:rsidDel="00000000" w:rsidR="00000000" w:rsidRPr="00000000">
        <w:rPr>
          <w:rtl w:val="0"/>
        </w:rPr>
        <w:t xml:space="preserve">YuYang guards the border between creative chaos and functional code, transforming our grand ideas and wild sketches into a responsive digital reality. If every click, scroll, and micro-interaction feels butter-smooth, thank YY.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Claude | The Soundboard that Never Sleeps</w:t>
      </w:r>
    </w:p>
    <w:p w:rsidR="00000000" w:rsidDel="00000000" w:rsidP="00000000" w:rsidRDefault="00000000" w:rsidRPr="00000000" w14:paraId="00000252">
      <w:pPr>
        <w:rPr/>
      </w:pPr>
      <w:r w:rsidDel="00000000" w:rsidR="00000000" w:rsidRPr="00000000">
        <w:rPr>
          <w:i w:val="1"/>
          <w:iCs w:val="1"/>
          <w:rtl w:val="0"/>
        </w:rPr>
        <w:t xml:space="preserve">Research Assistant.</w:t>
      </w:r>
      <w:r w:rsidDel="00000000" w:rsidR="00000000" w:rsidRPr="00000000">
        <w:rPr>
          <w:rtl w:val="0"/>
        </w:rPr>
        <w:t xml:space="preserve"> Claude sat through endless meetings, sorted through messy research notes, and acted as a polite sounding board whenever we needed to talk through ideas. Claude’s last shift concluded in parsing through commas, catching typos, and checking whether the grammar matches our standard of design... paid entirely in tokens.</w:t>
      </w:r>
    </w:p>
    <w:p w:rsidR="00000000" w:rsidDel="00000000" w:rsidP="00000000" w:rsidRDefault="00000000" w:rsidRPr="00000000" w14:paraId="00000253">
      <w:pPr>
        <w:pStyle w:val="Heading3"/>
        <w:rPr/>
      </w:pPr>
      <w:bookmarkStart w:colFirst="0" w:colLast="0" w:name="_w2gx7p1ysi6e" w:id="36"/>
      <w:bookmarkEnd w:id="36"/>
      <w:r w:rsidDel="00000000" w:rsidR="00000000" w:rsidRPr="00000000">
        <w:rPr>
          <w:rtl w:val="0"/>
        </w:rPr>
        <w:t xml:space="preserve">Special Thanks!</w:t>
      </w:r>
    </w:p>
    <w:p w:rsidR="00000000" w:rsidDel="00000000" w:rsidP="00000000" w:rsidRDefault="00000000" w:rsidRPr="00000000" w14:paraId="00000254">
      <w:pPr>
        <w:rPr/>
      </w:pPr>
      <w:r w:rsidDel="00000000" w:rsidR="00000000" w:rsidRPr="00000000">
        <w:rPr>
          <w:rtl w:val="0"/>
        </w:rPr>
        <w:t xml:space="preserve">A massive shout-out to friends across the Innovation Team and Design Practice. Thank you for lending fresh perspectives, vetting ideas, and stress-testing the content. This playbook captures </w:t>
      </w:r>
    </w:p>
    <w:p w:rsidR="00000000" w:rsidDel="00000000" w:rsidP="00000000" w:rsidRDefault="00000000" w:rsidRPr="00000000" w14:paraId="00000255">
      <w:pPr>
        <w:rPr/>
      </w:pPr>
      <w:r w:rsidDel="00000000" w:rsidR="00000000" w:rsidRPr="00000000">
        <w:rPr>
          <w:rtl w:val="0"/>
        </w:rPr>
        <w:t xml:space="preserve">our collective experience, and it wouldn’t have the same depth without your sharp eyes and candid feedback. </w:t>
      </w:r>
      <w:r w:rsidDel="00000000" w:rsidR="00000000" w:rsidRPr="00000000">
        <w:rPr>
          <w:rtl w:val="0"/>
        </w:rPr>
      </w:r>
    </w:p>
    <w:p w:rsidR="00000000" w:rsidDel="00000000" w:rsidP="00000000" w:rsidRDefault="00000000" w:rsidRPr="00000000" w14:paraId="00000256">
      <w:pPr>
        <w:pStyle w:val="Heading3"/>
        <w:rPr/>
      </w:pPr>
      <w:bookmarkStart w:colFirst="0" w:colLast="0" w:name="_30j3ir1u9mfl" w:id="37"/>
      <w:bookmarkEnd w:id="37"/>
      <w:r w:rsidDel="00000000" w:rsidR="00000000" w:rsidRPr="00000000">
        <w:rPr>
          <w:rtl w:val="0"/>
        </w:rPr>
        <w:t xml:space="preserve">Let’s Talk about Our Type</w:t>
      </w:r>
      <w:r w:rsidDel="00000000" w:rsidR="00000000" w:rsidRPr="00000000">
        <w:rPr>
          <w:rtl w:val="0"/>
        </w:rPr>
      </w:r>
    </w:p>
    <w:p w:rsidR="00000000" w:rsidDel="00000000" w:rsidP="00000000" w:rsidRDefault="00000000" w:rsidRPr="00000000" w14:paraId="00000257">
      <w:pPr>
        <w:rPr>
          <w:rFonts w:ascii="Inter" w:cs="Inter" w:eastAsia="Inter" w:hAnsi="Inter"/>
        </w:rPr>
      </w:pPr>
      <w:r w:rsidDel="00000000" w:rsidR="00000000" w:rsidRPr="00000000">
        <w:rPr>
          <w:i w:val="1"/>
          <w:iCs w:val="1"/>
          <w:rtl w:val="0"/>
        </w:rPr>
        <w:t xml:space="preserve">The type you're reading is set in </w:t>
      </w:r>
      <w:hyperlink r:id="rId12">
        <w:r w:rsidDel="00000000" w:rsidR="00000000" w:rsidRPr="00000000">
          <w:rPr>
            <w:i w:val="1"/>
            <w:iCs w:val="1"/>
            <w:color w:val="1155cc"/>
            <w:u w:val="single"/>
            <w:rtl w:val="0"/>
          </w:rPr>
          <w:t xml:space="preserve">Sentien</w:t>
        </w:r>
      </w:hyperlink>
      <w:r w:rsidDel="00000000" w:rsidR="00000000" w:rsidRPr="00000000">
        <w:rPr>
          <w:i w:val="1"/>
          <w:iCs w:val="1"/>
          <w:rtl w:val="0"/>
        </w:rPr>
        <w:t xml:space="preserve">t and </w:t>
      </w:r>
      <w:hyperlink r:id="rId13">
        <w:r w:rsidDel="00000000" w:rsidR="00000000" w:rsidRPr="00000000">
          <w:rPr>
            <w:i w:val="1"/>
            <w:iCs w:val="1"/>
            <w:color w:val="1155cc"/>
            <w:u w:val="single"/>
            <w:rtl w:val="0"/>
          </w:rPr>
          <w:t xml:space="preserve">Clash Display</w:t>
        </w:r>
      </w:hyperlink>
      <w:r w:rsidDel="00000000" w:rsidR="00000000" w:rsidRPr="00000000">
        <w:rPr>
          <w:i w:val="1"/>
          <w:iCs w:val="1"/>
          <w:rtl w:val="0"/>
        </w:rPr>
        <w:t xml:space="preserve">, two typefaces generously made free by </w:t>
      </w:r>
      <w:hyperlink r:id="rId14">
        <w:r w:rsidDel="00000000" w:rsidR="00000000" w:rsidRPr="00000000">
          <w:rPr>
            <w:i w:val="1"/>
            <w:iCs w:val="1"/>
            <w:color w:val="1155cc"/>
            <w:u w:val="single"/>
            <w:rtl w:val="0"/>
          </w:rPr>
          <w:t xml:space="preserve">Fontshare</w:t>
        </w:r>
      </w:hyperlink>
      <w:r w:rsidDel="00000000" w:rsidR="00000000" w:rsidRPr="00000000">
        <w:rPr>
          <w:i w:val="1"/>
          <w:iCs w:val="1"/>
          <w:rtl w:val="0"/>
        </w:rPr>
        <w:t xml:space="preserve"> from the Indian Type Foundry. Our sincere gratitude to the foundry for making the web a more beautiful place to read. </w:t>
      </w:r>
      <w:r w:rsidDel="00000000" w:rsidR="00000000" w:rsidRPr="00000000">
        <w:rPr>
          <w:rtl w:val="0"/>
        </w:rPr>
      </w:r>
    </w:p>
    <w:p w:rsidR="00000000" w:rsidDel="00000000" w:rsidP="00000000" w:rsidRDefault="00000000" w:rsidRPr="00000000" w14:paraId="00000258">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rPr>
          <w:rFonts w:ascii="Inter" w:cs="Inter" w:eastAsia="Inter" w:hAnsi="Inter"/>
        </w:rPr>
      </w:pPr>
      <w:r w:rsidDel="00000000" w:rsidR="00000000" w:rsidRPr="00000000">
        <w:rPr>
          <w:rtl w:val="0"/>
        </w:rPr>
      </w:r>
    </w:p>
    <w:p w:rsidR="00000000" w:rsidDel="00000000" w:rsidP="00000000" w:rsidRDefault="00000000" w:rsidRPr="00000000" w14:paraId="0000025A">
      <w:pPr>
        <w:rPr>
          <w:rFonts w:ascii="Inter" w:cs="Inter" w:eastAsia="Inter" w:hAnsi="Inter"/>
        </w:rPr>
      </w:pPr>
      <w:r w:rsidDel="00000000" w:rsidR="00000000" w:rsidRPr="00000000">
        <w:rPr>
          <w:rtl w:val="0"/>
        </w:rPr>
      </w:r>
    </w:p>
    <w:p w:rsidR="00000000" w:rsidDel="00000000" w:rsidP="00000000" w:rsidRDefault="00000000" w:rsidRPr="00000000" w14:paraId="0000025B">
      <w:pPr>
        <w:rPr>
          <w:rFonts w:ascii="Inter" w:cs="Inter" w:eastAsia="Inter" w:hAnsi="Inte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mi Nguyen" w:id="29" w:date="2026-07-08T13:01:48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 FYI completed</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yuyang.gu@gt.tech.gov.sg_</w:t>
      </w:r>
    </w:p>
  </w:comment>
  <w:comment w:author="Mimi Nguyen" w:id="15" w:date="2026-07-01T02:39:25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@jing.qing.goh.from.businessedge@gt.tech.gov.sg - reference for product / operations diagram.</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jing.qing.goh.from.businessedge@gt.tech.gov.sg_</w:t>
      </w:r>
    </w:p>
  </w:comment>
  <w:comment w:author="Jing Qing Goh" w:id="9" w:date="2026-07-08T10:22:24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illustrate</w:t>
      </w:r>
    </w:p>
  </w:comment>
  <w:comment w:author="Jing Qing Goh" w:id="10" w:date="2026-07-08T10:22:24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illustrate</w:t>
      </w:r>
    </w:p>
  </w:comment>
  <w:comment w:author="Quinny Vu" w:id="21" w:date="2026-07-08T10:23:07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@jing.qing.goh.from.businessedge@gt.tech.gov.sg</w:t>
      </w:r>
    </w:p>
  </w:comment>
  <w:comment w:author="Mimi Nguyen" w:id="17" w:date="2026-07-03T10:45:04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@mark.ng@gt.tech.gov.sg @quinny.vu@gt.tech.gov.sg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designer's preference to stay on / taken out of subphase 2. I'm proposing we remove this because it doesn't add a lot to this section and feels out of place.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quinny.vu@gt.tech.gov.sg_</w:t>
      </w:r>
    </w:p>
  </w:comment>
  <w:comment w:author="Mimi Nguyen" w:id="4" w:date="2026-07-08T09:23:36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FYI - re-ordered then renamed. Originally #3 but moved up to #2.</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yuyang.gu@gt.tech.gov.sg_</w:t>
      </w:r>
    </w:p>
  </w:comment>
  <w:comment w:author="Gu Yuyang" w:id="19" w:date="2026-07-01T09:13:40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@quinny.vu@gt.tech.gov.sg check with mimi the contents in this table as it is for the experience discovery part only</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quinny.vu@gt.tech.gov.sg_</w:t>
      </w:r>
    </w:p>
  </w:comment>
  <w:comment w:author="Mimi Nguyen" w:id="20" w:date="2026-07-03T08:43:52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changed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yuyang.gu@gt.tech.gov.sg_</w:t>
      </w:r>
    </w:p>
  </w:comment>
  <w:comment w:author="Mimi Nguyen" w:id="22" w:date="2026-07-08T10:25:43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@jing.qing.goh.from.businessedge@gt.tech.gov.sg</w:t>
      </w:r>
    </w:p>
  </w:comment>
  <w:comment w:author="Mimi Nguyen" w:id="16" w:date="2026-07-08T09:24:48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removed because no value</w:t>
      </w:r>
    </w:p>
  </w:comment>
  <w:comment w:author="Mimi Nguyen" w:id="13" w:date="2026-07-08T08:51:44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@jing.qing.goh.from.businessedge@gt.tech.gov.sg - updated graph for your reference.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jing.qing.goh.from.businessedge@gt.tech.gov.sg_</w:t>
      </w:r>
    </w:p>
  </w:comment>
  <w:comment w:author="Quinny Vu" w:id="8" w:date="2026-07-08T02:43:34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Shout out to Joy's team (footnote)</w:t>
      </w:r>
    </w:p>
  </w:comment>
  <w:comment w:author="Mimi Nguyen" w:id="12" w:date="2026-07-08T08:35:49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 new text. Do whatever you want TQ</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Subphase 1 and 2</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yuyang.gu@gt.tech.gov.sg_</w:t>
      </w:r>
    </w:p>
  </w:comment>
  <w:comment w:author="Mimi Nguyen" w:id="7" w:date="2026-07-08T09:15:27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 FYI, please remove. No value add</w:t>
      </w:r>
    </w:p>
  </w:comment>
  <w:comment w:author="Quinny Vu" w:id="0" w:date="2026-07-08T02:26:25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Mimi notes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statement. One liner.</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never stands still, neither do we". &lt;-- acknowledgement not a statement.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 few other points: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prototyping, rapid experimentation.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pull something from "why we exist"?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Design is changing right now more than ever.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Something around the pinwheel. "Point to the wind and gain momentum". We are constantly evolving.</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 grow and build design. Rethinking the process.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Designing</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try to do something different.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Acknowledgement = true, what's happening around us.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 our POV. More active - lead with. // rather than what's generally true.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project is a prototype."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Discovering what's work, what's new.</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just for documenting what exists. We are trying to show what's changing.</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 we are not the pinwheel. Pinwheel, there's a lot of movement/constant movement from the world. That's what we're seeing. The winds have changed. "We are a fan". The pinwheel is a reality.</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Wind turbine.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Quinny: Propeller &lt; Sails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Propeller can only tweak direction (40% of direction) Sails = direction and speed)</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wind around us but that doesn't give us a direction.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intentionally decided to do something. It's moving, but we are taking action, do something about it.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 we yearn for standardization but the world is changing. "Modularization" instead of "standardization".</w:t>
      </w:r>
    </w:p>
  </w:comment>
  <w:comment w:author="Mimi Nguyen" w:id="11" w:date="2026-07-08T08:23:40Z">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 for all mentions of subphase 1 and subphase 2, please change to new names: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Subphase 1: Discover What's True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Subphase 2: Discover What Works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yuyang.gu@gt.tech.gov.sg_</w:t>
      </w:r>
    </w:p>
  </w:comment>
  <w:comment w:author="Quinny Vu" w:id="3" w:date="2026-07-08T02:34:21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such, we don't operate the way we have in the past- that's intentional. We have been built to look at problems at a new way, we've been built now to rethink how design/discovery/development has been done. That's why this playbook exist - because we are doing a new way, we need to document. We have been growing.</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GTC was set up in June 2025. We grew from 0 to 50 in this much time. Hence reason why we are here: growing, new ppl are brought in, rethinking. No default. Important why this playbook is here."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diverse perspective and background. Bringing in novel ways into agencies to meet the future. &lt;--</w:t>
      </w:r>
    </w:p>
  </w:comment>
  <w:comment w:author="Quinny Vu" w:id="18" w:date="2026-07-03T06:22:05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Quinny to check again on the artifact, project charter should be here</w:t>
      </w:r>
    </w:p>
  </w:comment>
  <w:comment w:author="Mimi Nguyen" w:id="2" w:date="2026-07-08T09:21:07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 FYI, text change from "Because" to "As" for logic.</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yuyang.gu@gt.tech.gov.sg_</w:t>
      </w:r>
    </w:p>
  </w:comment>
  <w:comment w:author="Mimi Nguyen" w:id="27" w:date="2026-07-08T09:28:55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 FYI new name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yuyang.gu@gt.tech.gov.sg_</w:t>
      </w:r>
    </w:p>
  </w:comment>
  <w:comment w:author="Mimi Nguyen" w:id="24" w:date="2026-07-08T09:17:58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 please remove this section.</w:t>
      </w:r>
    </w:p>
  </w:comment>
  <w:comment w:author="Mimi Nguyen" w:id="23" w:date="2026-07-03T10:49:55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@mark.ng@gt.tech.gov.sg - is this appropriate wording?</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mark.ng@gt.tech.gov.sg_</w:t>
      </w:r>
    </w:p>
  </w:comment>
  <w:comment w:author="Mimi Nguyen" w:id="6" w:date="2026-07-08T09:16:00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 to credit Jolene in next edit</w:t>
      </w:r>
    </w:p>
  </w:comment>
  <w:comment w:author="Mimi Nguyen" w:id="1" w:date="2026-07-03T06:29:23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To expand intro section.</w:t>
      </w:r>
    </w:p>
  </w:comment>
  <w:comment w:author="Mimi Nguyen" w:id="5" w:date="2026-07-08T09:15:47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 new, please update.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yuyang.gu@gt.tech.gov.sg_</w:t>
      </w:r>
    </w:p>
  </w:comment>
  <w:comment w:author="Mimi Nguyen" w:id="14" w:date="2026-07-08T08:52:12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updated</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yuyang.gu@gt.tech.gov.sg_</w:t>
      </w:r>
    </w:p>
  </w:comment>
  <w:comment w:author="Mimi Nguyen" w:id="25" w:date="2026-07-08T08:58:13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 new changes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yuyang.gu@gt.tech.gov.sg_</w:t>
      </w:r>
    </w:p>
  </w:comment>
  <w:comment w:author="Mimi Nguyen" w:id="26" w:date="2026-07-08T08:59:52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FYI - I removed the citation for (see 3.3 Building Lasting...)</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yuyang.gu@gt.tech.gov.sg_</w:t>
      </w:r>
    </w:p>
  </w:comment>
  <w:comment w:author="Mimi Nguyen" w:id="28" w:date="2026-07-03T03:34:36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removed the section about visualising and collaborating in Figma as noted in original doc. Up to Mark's discretion.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Inter" w:cs="Inter" w:eastAsia="Inter" w:hAnsi="Inte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penguinrandomhouse.com/books/216369/creativity-inc-the-expanded-edition-by-ed-catmull-with-amy-wallace/" TargetMode="External"/><Relationship Id="rId10" Type="http://schemas.openxmlformats.org/officeDocument/2006/relationships/hyperlink" Target="https://govtech.enterprise.slack.com/files/U0AUA42HYR1/F0BF66835DW/4.2-subphase2_rapid_iteration_how_its_run.png" TargetMode="External"/><Relationship Id="rId13" Type="http://schemas.openxmlformats.org/officeDocument/2006/relationships/hyperlink" Target="https://www.fontshare.com/fonts/clash-display" TargetMode="External"/><Relationship Id="rId12" Type="http://schemas.openxmlformats.org/officeDocument/2006/relationships/hyperlink" Target="https://www.fontshare.com/fonts/sentie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hyperlink" Target="https://www.fontshare.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martnation.gov.sg/about/our-vision/smart-nation-vision/"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