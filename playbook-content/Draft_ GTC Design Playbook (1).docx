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et0xdxox4fn7"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Main Review- For Team View</w:t>
      </w:r>
      <w:r w:rsidDel="00000000" w:rsidR="00000000" w:rsidRPr="00000000">
        <w:rPr>
          <w:rtl w:val="0"/>
        </w:rPr>
      </w:r>
    </w:p>
    <w:p w:rsidR="00000000" w:rsidDel="00000000" w:rsidP="00000000" w:rsidRDefault="00000000" w:rsidRPr="00000000" w14:paraId="00000002">
      <w:pPr>
        <w:pStyle w:val="Heading1"/>
        <w:rPr>
          <w:rFonts w:ascii="Inter" w:cs="Inter" w:eastAsia="Inter" w:hAnsi="Inter"/>
          <w:sz w:val="72"/>
          <w:szCs w:val="72"/>
        </w:rPr>
      </w:pPr>
      <w:bookmarkStart w:colFirst="0" w:colLast="0" w:name="_31hs83esbgn9" w:id="1"/>
      <w:bookmarkEnd w:id="1"/>
      <w:r w:rsidDel="00000000" w:rsidR="00000000" w:rsidRPr="00000000">
        <w:rPr>
          <w:rFonts w:ascii="Inter" w:cs="Inter" w:eastAsia="Inter" w:hAnsi="Inter"/>
          <w:sz w:val="72"/>
          <w:szCs w:val="72"/>
          <w:rtl w:val="0"/>
        </w:rPr>
        <w:t xml:space="preserve">GTC Design Playbook</w:t>
      </w:r>
    </w:p>
    <w:p w:rsidR="00000000" w:rsidDel="00000000" w:rsidP="00000000" w:rsidRDefault="00000000" w:rsidRPr="00000000" w14:paraId="00000003">
      <w:pPr>
        <w:rPr>
          <w:rFonts w:ascii="Inter" w:cs="Inter" w:eastAsia="Inter" w:hAnsi="Inter"/>
        </w:rPr>
      </w:pPr>
      <w:r w:rsidDel="00000000" w:rsidR="00000000" w:rsidRPr="00000000">
        <w:rPr>
          <w:rFonts w:ascii="Inter" w:cs="Inter" w:eastAsia="Inter" w:hAnsi="Inter"/>
          <w:b w:val="1"/>
          <w:bCs w:val="1"/>
          <w:rtl w:val="0"/>
        </w:rPr>
        <w:t xml:space="preserve">GovTech Consulting Team · Working Draft · v0.6 · June 2026</w:t>
      </w:r>
      <w:r w:rsidDel="00000000" w:rsidR="00000000" w:rsidRPr="00000000">
        <w:rPr>
          <w:rtl w:val="0"/>
        </w:rPr>
      </w:r>
    </w:p>
    <w:p w:rsidR="00000000" w:rsidDel="00000000" w:rsidP="00000000" w:rsidRDefault="00000000" w:rsidRPr="00000000" w14:paraId="00000004">
      <w:pPr>
        <w:rPr>
          <w:rFonts w:ascii="Inter" w:cs="Inter" w:eastAsia="Inter" w:hAnsi="Inter"/>
        </w:rPr>
      </w:pPr>
      <w:r w:rsidDel="00000000" w:rsidR="00000000" w:rsidRPr="00000000">
        <w:rPr>
          <w:rtl w:val="0"/>
        </w:rPr>
      </w:r>
    </w:p>
    <w:p w:rsidR="00000000" w:rsidDel="00000000" w:rsidP="00000000" w:rsidRDefault="00000000" w:rsidRPr="00000000" w14:paraId="00000005">
      <w:pPr>
        <w:rPr>
          <w:rFonts w:ascii="Inter" w:cs="Inter" w:eastAsia="Inter" w:hAnsi="I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rPr>
          <w:rFonts w:ascii="Inter" w:cs="Inter" w:eastAsia="Inter" w:hAnsi="Inter"/>
          <w:sz w:val="40"/>
          <w:szCs w:val="40"/>
        </w:rPr>
      </w:pPr>
      <w:bookmarkStart w:colFirst="0" w:colLast="0" w:name="_pqnrn6pn5pjs" w:id="2"/>
      <w:bookmarkEnd w:id="2"/>
      <w:r w:rsidDel="00000000" w:rsidR="00000000" w:rsidRPr="00000000">
        <w:rPr>
          <w:rFonts w:ascii="Inter" w:cs="Inter" w:eastAsia="Inter" w:hAnsi="Inter"/>
          <w:sz w:val="40"/>
          <w:szCs w:val="40"/>
          <w:rtl w:val="0"/>
        </w:rPr>
        <w:t xml:space="preserve">[Main Page]</w:t>
      </w:r>
    </w:p>
    <w:p w:rsidR="00000000" w:rsidDel="00000000" w:rsidP="00000000" w:rsidRDefault="00000000" w:rsidRPr="00000000" w14:paraId="00000007">
      <w:pPr>
        <w:rPr>
          <w:rFonts w:ascii="Inter" w:cs="Inter" w:eastAsia="Inter" w:hAnsi="Inter"/>
        </w:rPr>
      </w:pPr>
      <w:r w:rsidDel="00000000" w:rsidR="00000000" w:rsidRPr="00000000">
        <w:rPr>
          <w:rFonts w:ascii="Inter" w:cs="Inter" w:eastAsia="Inter" w:hAnsi="Inter"/>
          <w:rtl w:val="0"/>
        </w:rPr>
        <w:t xml:space="preserve">Welcome to the GTC Design Team playbook, a shared space to align on our principles, craft, and how we work. Because design never stands still, neither do we. This remains a living draft, constantly refined as we adapt to new challenges and evolve our methods together.</w:t>
      </w:r>
    </w:p>
    <w:p w:rsidR="00000000" w:rsidDel="00000000" w:rsidP="00000000" w:rsidRDefault="00000000" w:rsidRPr="00000000" w14:paraId="00000008">
      <w:pPr>
        <w:rPr>
          <w:rFonts w:ascii="Inter" w:cs="Inter" w:eastAsia="Inter" w:hAnsi="Inter"/>
        </w:rPr>
      </w:pPr>
      <w:r w:rsidDel="00000000" w:rsidR="00000000" w:rsidRPr="00000000">
        <w:rPr>
          <w:rFonts w:ascii="Inter" w:cs="Inter" w:eastAsia="Inter" w:hAnsi="Inter"/>
          <w:rtl w:val="0"/>
        </w:rPr>
        <w:br w:type="textWrapping"/>
      </w:r>
      <w:commentRangeStart w:id="0"/>
      <w:r w:rsidDel="00000000" w:rsidR="00000000" w:rsidRPr="00000000">
        <w:rPr>
          <w:rFonts w:ascii="Inter" w:cs="Inter" w:eastAsia="Inter" w:hAnsi="Inter"/>
          <w:i w:val="1"/>
          <w:iCs w:val="1"/>
          <w:rtl w:val="0"/>
        </w:rPr>
        <w:t xml:space="preserve">[Dive Deeper]</w:t>
      </w:r>
      <w:commentRangeEnd w:id="0"/>
      <w:r w:rsidDel="00000000" w:rsidR="00000000" w:rsidRPr="00000000">
        <w:commentReference w:id="0"/>
      </w:r>
      <w:r w:rsidDel="00000000" w:rsidR="00000000" w:rsidRPr="00000000">
        <w:rPr>
          <w:rFonts w:ascii="Inter" w:cs="Inter" w:eastAsia="Inter" w:hAnsi="Inter"/>
          <w:i w:val="1"/>
          <w:iCs w:val="1"/>
          <w:rtl w:val="0"/>
        </w:rPr>
        <w:t xml:space="preserve"> </w:t>
      </w:r>
      <w:r w:rsidDel="00000000" w:rsidR="00000000" w:rsidRPr="00000000">
        <w:rPr>
          <w:rFonts w:ascii="Inter" w:cs="Inter" w:eastAsia="Inter" w:hAnsi="Inter"/>
          <w:rtl w:val="0"/>
        </w:rPr>
        <w:br w:type="textWrapping"/>
      </w:r>
    </w:p>
    <w:p w:rsidR="00000000" w:rsidDel="00000000" w:rsidP="00000000" w:rsidRDefault="00000000" w:rsidRPr="00000000" w14:paraId="00000009">
      <w:pPr>
        <w:rPr>
          <w:rFonts w:ascii="Inter" w:cs="Inter" w:eastAsia="Inter" w:hAnsi="Inter"/>
          <w:b w:val="1"/>
          <w:bCs w:val="1"/>
        </w:rPr>
      </w:pPr>
      <w:r w:rsidDel="00000000" w:rsidR="00000000" w:rsidRPr="00000000">
        <w:rPr>
          <w:rFonts w:ascii="Inter" w:cs="Inter" w:eastAsia="Inter" w:hAnsi="Inter"/>
          <w:b w:val="1"/>
          <w:bCs w:val="1"/>
          <w:rtl w:val="0"/>
        </w:rPr>
        <w:t xml:space="preserve">For GTC Designers</w:t>
      </w:r>
    </w:p>
    <w:p w:rsidR="00000000" w:rsidDel="00000000" w:rsidP="00000000" w:rsidRDefault="00000000" w:rsidRPr="00000000" w14:paraId="0000000A">
      <w:pPr>
        <w:rPr>
          <w:rFonts w:ascii="Inter" w:cs="Inter" w:eastAsia="Inter" w:hAnsi="Inter"/>
        </w:rPr>
      </w:pPr>
      <w:r w:rsidDel="00000000" w:rsidR="00000000" w:rsidRPr="00000000">
        <w:rPr>
          <w:rFonts w:ascii="Inter" w:cs="Inter" w:eastAsia="Inter" w:hAnsi="Inter"/>
          <w:rtl w:val="0"/>
        </w:rPr>
        <w:t xml:space="preserve">This is not a manual for design mechanics, research techniques, or workshop instructions. Instead, it captures how we work, our point of view on where our craft is heading and what it means to do this work in government, for the public, right now. Treat this playbook as a reference, somewhere to revisit, question, and build from as we keep learning.</w:t>
      </w:r>
    </w:p>
    <w:p w:rsidR="00000000" w:rsidDel="00000000" w:rsidP="00000000" w:rsidRDefault="00000000" w:rsidRPr="00000000" w14:paraId="0000000B">
      <w:pPr>
        <w:rPr>
          <w:rFonts w:ascii="Inter" w:cs="Inter" w:eastAsia="Inter" w:hAnsi="Inter"/>
          <w:b w:val="1"/>
          <w:bCs w:val="1"/>
        </w:rPr>
      </w:pPr>
      <w:r w:rsidDel="00000000" w:rsidR="00000000" w:rsidRPr="00000000">
        <w:rPr>
          <w:rFonts w:ascii="Inter" w:cs="Inter" w:eastAsia="Inter" w:hAnsi="Inter"/>
          <w:rtl w:val="0"/>
        </w:rPr>
        <w:br w:type="textWrapping"/>
      </w:r>
      <w:r w:rsidDel="00000000" w:rsidR="00000000" w:rsidRPr="00000000">
        <w:rPr>
          <w:rFonts w:ascii="Inter" w:cs="Inter" w:eastAsia="Inter" w:hAnsi="Inter"/>
          <w:b w:val="1"/>
          <w:bCs w:val="1"/>
          <w:rtl w:val="0"/>
        </w:rPr>
        <w:t xml:space="preserve">For Friends of Design [For Fellow Explorers/Practitioners/Thinkers]</w:t>
      </w:r>
    </w:p>
    <w:p w:rsidR="00000000" w:rsidDel="00000000" w:rsidP="00000000" w:rsidRDefault="00000000" w:rsidRPr="00000000" w14:paraId="0000000C">
      <w:pPr>
        <w:widowControl w:val="0"/>
        <w:rPr>
          <w:rFonts w:ascii="Inter" w:cs="Inter" w:eastAsia="Inter" w:hAnsi="Inter"/>
        </w:rPr>
      </w:pPr>
      <w:r w:rsidDel="00000000" w:rsidR="00000000" w:rsidRPr="00000000">
        <w:rPr>
          <w:rFonts w:ascii="Inter" w:cs="Inter" w:eastAsia="Inter" w:hAnsi="Inter"/>
          <w:rtl w:val="0"/>
        </w:rPr>
        <w:t xml:space="preserve">Our playbook is open because no one should have to figure this out alone. As technology transforms our craft, and we continue to experiment, we know shared learning is what helps the wider tech community move forward together. Whether you are a fellow designer, a partner, or just curious about how we work, this space exists to spark new conversations and shape our collective thinking as we build this future together.</w:t>
      </w:r>
    </w:p>
    <w:p w:rsidR="00000000" w:rsidDel="00000000" w:rsidP="00000000" w:rsidRDefault="00000000" w:rsidRPr="00000000" w14:paraId="0000000D">
      <w:pPr>
        <w:rPr>
          <w:rFonts w:ascii="Inter" w:cs="Inter" w:eastAsia="Inter" w:hAnsi="I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rPr>
          <w:rFonts w:ascii="Inter" w:cs="Inter" w:eastAsia="Inter" w:hAnsi="Inter"/>
          <w:sz w:val="40"/>
          <w:szCs w:val="40"/>
        </w:rPr>
      </w:pPr>
      <w:bookmarkStart w:colFirst="0" w:colLast="0" w:name="_vjfen1llt83k" w:id="3"/>
      <w:bookmarkEnd w:id="3"/>
      <w:r w:rsidDel="00000000" w:rsidR="00000000" w:rsidRPr="00000000">
        <w:rPr>
          <w:rFonts w:ascii="Inter" w:cs="Inter" w:eastAsia="Inter" w:hAnsi="Inter"/>
          <w:sz w:val="40"/>
          <w:szCs w:val="40"/>
          <w:rtl w:val="0"/>
        </w:rPr>
        <w:t xml:space="preserve">01 · About GovTech Consulting (GTC) </w:t>
      </w:r>
    </w:p>
    <w:p w:rsidR="00000000" w:rsidDel="00000000" w:rsidP="00000000" w:rsidRDefault="00000000" w:rsidRPr="00000000" w14:paraId="0000000F">
      <w:pPr>
        <w:pStyle w:val="Heading2"/>
        <w:rPr>
          <w:b w:val="1"/>
          <w:bCs w:val="1"/>
        </w:rPr>
      </w:pPr>
      <w:bookmarkStart w:colFirst="0" w:colLast="0" w:name="_om1zgs1cipj1" w:id="4"/>
      <w:bookmarkEnd w:id="4"/>
      <w:r w:rsidDel="00000000" w:rsidR="00000000" w:rsidRPr="00000000">
        <w:rPr>
          <w:b w:val="1"/>
          <w:bCs w:val="1"/>
          <w:rtl w:val="0"/>
        </w:rPr>
        <w:t xml:space="preserve">1.1 Who We Are.</w:t>
      </w:r>
    </w:p>
    <w:p w:rsidR="00000000" w:rsidDel="00000000" w:rsidP="00000000" w:rsidRDefault="00000000" w:rsidRPr="00000000" w14:paraId="00000010">
      <w:pPr>
        <w:rPr>
          <w:rFonts w:ascii="Inter" w:cs="Inter" w:eastAsia="Inter" w:hAnsi="Inter"/>
        </w:rPr>
      </w:pPr>
      <w:r w:rsidDel="00000000" w:rsidR="00000000" w:rsidRPr="00000000">
        <w:rPr>
          <w:rFonts w:ascii="Inter" w:cs="Inter" w:eastAsia="Inter" w:hAnsi="Inter"/>
          <w:rtl w:val="0"/>
        </w:rPr>
        <w:t xml:space="preserve">As technology evolves, so does the relationship between the public sector and the people we serve. GovTech Consulting (GTC) was established to advance Singapore's </w:t>
      </w:r>
      <w:hyperlink r:id="rId7">
        <w:r w:rsidDel="00000000" w:rsidR="00000000" w:rsidRPr="00000000">
          <w:rPr>
            <w:rFonts w:ascii="Inter" w:cs="Inter" w:eastAsia="Inter" w:hAnsi="Inter"/>
            <w:color w:val="1155cc"/>
            <w:u w:val="single"/>
            <w:rtl w:val="0"/>
          </w:rPr>
          <w:t xml:space="preserve">national mandate</w:t>
        </w:r>
      </w:hyperlink>
      <w:r w:rsidDel="00000000" w:rsidR="00000000" w:rsidRPr="00000000">
        <w:rPr>
          <w:rFonts w:ascii="Inter" w:cs="Inter" w:eastAsia="Inter" w:hAnsi="Inter"/>
          <w:rtl w:val="0"/>
        </w:rPr>
        <w:t xml:space="preserve"> on building a resilient digital foundation for our public infrastructure. </w:t>
      </w:r>
    </w:p>
    <w:p w:rsidR="00000000" w:rsidDel="00000000" w:rsidP="00000000" w:rsidRDefault="00000000" w:rsidRPr="00000000" w14:paraId="00000011">
      <w:pPr>
        <w:rPr>
          <w:rFonts w:ascii="Inter" w:cs="Inter" w:eastAsia="Inter" w:hAnsi="Inter"/>
        </w:rPr>
      </w:pPr>
      <w:r w:rsidDel="00000000" w:rsidR="00000000" w:rsidRPr="00000000">
        <w:rPr>
          <w:rtl w:val="0"/>
        </w:rPr>
      </w:r>
    </w:p>
    <w:p w:rsidR="00000000" w:rsidDel="00000000" w:rsidP="00000000" w:rsidRDefault="00000000" w:rsidRPr="00000000" w14:paraId="00000012">
      <w:pPr>
        <w:rPr>
          <w:rFonts w:ascii="Inter" w:cs="Inter" w:eastAsia="Inter" w:hAnsi="Inter"/>
        </w:rPr>
      </w:pPr>
      <w:r w:rsidDel="00000000" w:rsidR="00000000" w:rsidRPr="00000000">
        <w:rPr>
          <w:rFonts w:ascii="Inter" w:cs="Inter" w:eastAsia="Inter" w:hAnsi="Inter"/>
          <w:rtl w:val="0"/>
        </w:rPr>
        <w:t xml:space="preserve">To meet the complex demands of an AI-driven world, the GTC Design Team partners with agencies to share tools, grow skills, and cultivate lasting digital capabilities. As government agencies are central to driving sustainable digital growth, we work side-by-side to empower public officers in fulfilling their core mission—transforming services and elevating the quality of tech for the public good, together.</w:t>
      </w:r>
    </w:p>
    <w:p w:rsidR="00000000" w:rsidDel="00000000" w:rsidP="00000000" w:rsidRDefault="00000000" w:rsidRPr="00000000" w14:paraId="00000013">
      <w:pPr>
        <w:rPr>
          <w:rFonts w:ascii="Inter" w:cs="Inter" w:eastAsia="Inter" w:hAnsi="Inter"/>
          <w:highlight w:val="yellow"/>
        </w:rPr>
      </w:pPr>
      <w:r w:rsidDel="00000000" w:rsidR="00000000" w:rsidRPr="00000000">
        <w:rPr>
          <w:rtl w:val="0"/>
        </w:rPr>
      </w:r>
    </w:p>
    <w:p w:rsidR="00000000" w:rsidDel="00000000" w:rsidP="00000000" w:rsidRDefault="00000000" w:rsidRPr="00000000" w14:paraId="00000014">
      <w:pPr>
        <w:rPr>
          <w:rFonts w:ascii="Inter" w:cs="Inter" w:eastAsia="Inter" w:hAnsi="Inter"/>
        </w:rPr>
      </w:pPr>
      <w:r w:rsidDel="00000000" w:rsidR="00000000" w:rsidRPr="00000000">
        <w:rPr>
          <w:rFonts w:ascii="Inter" w:cs="Inter" w:eastAsia="Inter" w:hAnsi="Inter"/>
          <w:sz w:val="40"/>
          <w:szCs w:val="40"/>
          <w:rtl w:val="0"/>
        </w:rPr>
        <w:t xml:space="preserve">02 · Our Point of View </w:t>
      </w:r>
      <w:r w:rsidDel="00000000" w:rsidR="00000000" w:rsidRPr="00000000">
        <w:rPr>
          <w:rtl w:val="0"/>
        </w:rPr>
      </w:r>
    </w:p>
    <w:p w:rsidR="00000000" w:rsidDel="00000000" w:rsidP="00000000" w:rsidRDefault="00000000" w:rsidRPr="00000000" w14:paraId="00000015">
      <w:pPr>
        <w:pStyle w:val="Heading3"/>
        <w:rPr/>
      </w:pPr>
      <w:bookmarkStart w:colFirst="0" w:colLast="0" w:name="_d360t12dg42b" w:id="5"/>
      <w:bookmarkEnd w:id="5"/>
      <w:r w:rsidDel="00000000" w:rsidR="00000000" w:rsidRPr="00000000">
        <w:rPr>
          <w:b w:val="1"/>
          <w:bCs w:val="1"/>
          <w:rtl w:val="0"/>
        </w:rPr>
        <w:t xml:space="preserve">2.1 Foundations that Guide Us</w:t>
      </w:r>
      <w:r w:rsidDel="00000000" w:rsidR="00000000" w:rsidRPr="00000000">
        <w:rPr>
          <w:rtl w:val="0"/>
        </w:rPr>
      </w:r>
    </w:p>
    <w:p w:rsidR="00000000" w:rsidDel="00000000" w:rsidP="00000000" w:rsidRDefault="00000000" w:rsidRPr="00000000" w14:paraId="00000016">
      <w:pPr>
        <w:rPr>
          <w:rFonts w:ascii="Inter" w:cs="Inter" w:eastAsia="Inter" w:hAnsi="Inter"/>
        </w:rPr>
      </w:pPr>
      <w:r w:rsidDel="00000000" w:rsidR="00000000" w:rsidRPr="00000000">
        <w:rPr>
          <w:rFonts w:ascii="Inter" w:cs="Inter" w:eastAsia="Inter" w:hAnsi="Inter"/>
          <w:rtl w:val="0"/>
        </w:rPr>
        <w:t xml:space="preserve">Government services exist to serve everyone. Whether we are designing for a resident accessing a public portal or the officer working the system from inside, our ultimate goal remains the same: ensuring a reliable, effective experience for whoever is on the other side of the screen.</w:t>
      </w:r>
    </w:p>
    <w:p w:rsidR="00000000" w:rsidDel="00000000" w:rsidP="00000000" w:rsidRDefault="00000000" w:rsidRPr="00000000" w14:paraId="00000017">
      <w:pPr>
        <w:rPr>
          <w:rFonts w:ascii="Inter" w:cs="Inter" w:eastAsia="Inter" w:hAnsi="Inter"/>
        </w:rPr>
      </w:pPr>
      <w:r w:rsidDel="00000000" w:rsidR="00000000" w:rsidRPr="00000000">
        <w:rPr>
          <w:rtl w:val="0"/>
        </w:rPr>
      </w:r>
    </w:p>
    <w:p w:rsidR="00000000" w:rsidDel="00000000" w:rsidP="00000000" w:rsidRDefault="00000000" w:rsidRPr="00000000" w14:paraId="00000018">
      <w:pPr>
        <w:rPr>
          <w:rFonts w:ascii="Inter" w:cs="Inter" w:eastAsia="Inter" w:hAnsi="Inter"/>
        </w:rPr>
      </w:pPr>
      <w:r w:rsidDel="00000000" w:rsidR="00000000" w:rsidRPr="00000000">
        <w:rPr>
          <w:rFonts w:ascii="Inter" w:cs="Inter" w:eastAsia="Inter" w:hAnsi="Inter"/>
          <w:rtl w:val="0"/>
        </w:rPr>
        <w:t xml:space="preserve">In order to do our work well, we must operate within the guardrails of the public sector.</w:t>
      </w:r>
    </w:p>
    <w:p w:rsidR="00000000" w:rsidDel="00000000" w:rsidP="00000000" w:rsidRDefault="00000000" w:rsidRPr="00000000" w14:paraId="00000019">
      <w:pPr>
        <w:rPr>
          <w:rFonts w:ascii="Inter" w:cs="Inter" w:eastAsia="Inter" w:hAnsi="Inter"/>
        </w:rPr>
      </w:pPr>
      <w:r w:rsidDel="00000000" w:rsidR="00000000" w:rsidRPr="00000000">
        <w:rPr>
          <w:rtl w:val="0"/>
        </w:rPr>
      </w:r>
    </w:p>
    <w:p w:rsidR="00000000" w:rsidDel="00000000" w:rsidP="00000000" w:rsidRDefault="00000000" w:rsidRPr="00000000" w14:paraId="0000001A">
      <w:pPr>
        <w:rPr>
          <w:rFonts w:ascii="Inter" w:cs="Inter" w:eastAsia="Inter" w:hAnsi="Inter"/>
        </w:rPr>
      </w:pPr>
      <w:r w:rsidDel="00000000" w:rsidR="00000000" w:rsidRPr="00000000">
        <w:rPr>
          <w:rFonts w:ascii="Inter" w:cs="Inter" w:eastAsia="Inter" w:hAnsi="Inter"/>
          <w:b w:val="1"/>
          <w:bCs w:val="1"/>
          <w:rtl w:val="0"/>
        </w:rPr>
        <w:t xml:space="preserve">The System We Work in:</w:t>
      </w:r>
      <w:r w:rsidDel="00000000" w:rsidR="00000000" w:rsidRPr="00000000">
        <w:rPr>
          <w:rFonts w:ascii="Inter" w:cs="Inter" w:eastAsia="Inter" w:hAnsi="Inter"/>
          <w:rtl w:val="0"/>
        </w:rPr>
        <w:t xml:space="preserve"> </w:t>
      </w:r>
    </w:p>
    <w:p w:rsidR="00000000" w:rsidDel="00000000" w:rsidP="00000000" w:rsidRDefault="00000000" w:rsidRPr="00000000" w14:paraId="0000001B">
      <w:pPr>
        <w:numPr>
          <w:ilvl w:val="0"/>
          <w:numId w:val="8"/>
        </w:numPr>
        <w:ind w:left="720" w:hanging="360"/>
      </w:pPr>
      <w:r w:rsidDel="00000000" w:rsidR="00000000" w:rsidRPr="00000000">
        <w:rPr>
          <w:rFonts w:ascii="Inter" w:cs="Inter" w:eastAsia="Inter" w:hAnsi="Inter"/>
          <w:b w:val="1"/>
          <w:bCs w:val="1"/>
          <w:rtl w:val="0"/>
        </w:rPr>
        <w:t xml:space="preserve">Public Frameworks</w:t>
      </w:r>
      <w:r w:rsidDel="00000000" w:rsidR="00000000" w:rsidRPr="00000000">
        <w:rPr>
          <w:rFonts w:ascii="Inter" w:cs="Inter" w:eastAsia="Inter" w:hAnsi="Inter"/>
          <w:rtl w:val="0"/>
        </w:rPr>
        <w:t xml:space="preserve">— that governs what services or products can be built.</w:t>
      </w:r>
    </w:p>
    <w:p w:rsidR="00000000" w:rsidDel="00000000" w:rsidP="00000000" w:rsidRDefault="00000000" w:rsidRPr="00000000" w14:paraId="0000001C">
      <w:pPr>
        <w:numPr>
          <w:ilvl w:val="0"/>
          <w:numId w:val="8"/>
        </w:numPr>
        <w:ind w:left="720" w:hanging="360"/>
      </w:pPr>
      <w:r w:rsidDel="00000000" w:rsidR="00000000" w:rsidRPr="00000000">
        <w:rPr>
          <w:rFonts w:ascii="Inter" w:cs="Inter" w:eastAsia="Inter" w:hAnsi="Inter"/>
          <w:b w:val="1"/>
          <w:bCs w:val="1"/>
          <w:rtl w:val="0"/>
        </w:rPr>
        <w:t xml:space="preserve">Governance Structure</w:t>
      </w:r>
      <w:r w:rsidDel="00000000" w:rsidR="00000000" w:rsidRPr="00000000">
        <w:rPr>
          <w:rFonts w:ascii="Inter" w:cs="Inter" w:eastAsia="Inter" w:hAnsi="Inter"/>
          <w:rtl w:val="0"/>
        </w:rPr>
        <w:t xml:space="preserve">— that shapes how policy decisions were made.</w:t>
      </w:r>
    </w:p>
    <w:p w:rsidR="00000000" w:rsidDel="00000000" w:rsidP="00000000" w:rsidRDefault="00000000" w:rsidRPr="00000000" w14:paraId="0000001D">
      <w:pPr>
        <w:numPr>
          <w:ilvl w:val="0"/>
          <w:numId w:val="8"/>
        </w:numPr>
        <w:ind w:left="720" w:hanging="360"/>
      </w:pPr>
      <w:r w:rsidDel="00000000" w:rsidR="00000000" w:rsidRPr="00000000">
        <w:rPr>
          <w:rFonts w:ascii="Inter" w:cs="Inter" w:eastAsia="Inter" w:hAnsi="Inter"/>
          <w:b w:val="1"/>
          <w:bCs w:val="1"/>
          <w:rtl w:val="0"/>
        </w:rPr>
        <w:t xml:space="preserve">Accountability to the Public</w:t>
      </w:r>
      <w:r w:rsidDel="00000000" w:rsidR="00000000" w:rsidRPr="00000000">
        <w:rPr>
          <w:rFonts w:ascii="Inter" w:cs="Inter" w:eastAsia="Inter" w:hAnsi="Inter"/>
          <w:rtl w:val="0"/>
        </w:rPr>
        <w:t xml:space="preserve">— that serves as the ultimate purpose of our designs.</w:t>
      </w:r>
    </w:p>
    <w:p w:rsidR="00000000" w:rsidDel="00000000" w:rsidP="00000000" w:rsidRDefault="00000000" w:rsidRPr="00000000" w14:paraId="0000001E">
      <w:pPr>
        <w:rPr>
          <w:rFonts w:ascii="Inter" w:cs="Inter" w:eastAsia="Inter" w:hAnsi="Inter"/>
        </w:rPr>
      </w:pPr>
      <w:r w:rsidDel="00000000" w:rsidR="00000000" w:rsidRPr="00000000">
        <w:rPr>
          <w:rtl w:val="0"/>
        </w:rPr>
      </w:r>
    </w:p>
    <w:p w:rsidR="00000000" w:rsidDel="00000000" w:rsidP="00000000" w:rsidRDefault="00000000" w:rsidRPr="00000000" w14:paraId="0000001F">
      <w:pPr>
        <w:rPr>
          <w:rFonts w:ascii="Inter" w:cs="Inter" w:eastAsia="Inter" w:hAnsi="Inter"/>
          <w:b w:val="1"/>
          <w:bCs w:val="1"/>
        </w:rPr>
      </w:pPr>
      <w:r w:rsidDel="00000000" w:rsidR="00000000" w:rsidRPr="00000000">
        <w:rPr>
          <w:rFonts w:ascii="Inter" w:cs="Inter" w:eastAsia="Inter" w:hAnsi="Inter"/>
          <w:b w:val="1"/>
          <w:bCs w:val="1"/>
          <w:rtl w:val="0"/>
        </w:rPr>
        <w:t xml:space="preserve">The Breadth We Design for: </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020">
            <w:pPr>
              <w:widowControl w:val="0"/>
              <w:spacing w:line="240" w:lineRule="auto"/>
              <w:rPr>
                <w:rFonts w:ascii="Inter" w:cs="Inter" w:eastAsia="Inter" w:hAnsi="Inter"/>
              </w:rPr>
            </w:pPr>
            <w:r w:rsidDel="00000000" w:rsidR="00000000" w:rsidRPr="00000000">
              <w:rPr>
                <w:rFonts w:ascii="Inter" w:cs="Inter" w:eastAsia="Inter" w:hAnsi="Inter"/>
                <w:b w:val="1"/>
                <w:bCs w:val="1"/>
                <w:rtl w:val="0"/>
              </w:rPr>
              <w:t xml:space="preserve">Equitable access to public services:</w:t>
            </w:r>
            <w:r w:rsidDel="00000000" w:rsidR="00000000" w:rsidRPr="00000000">
              <w:rPr>
                <w:rtl w:val="0"/>
              </w:rPr>
            </w:r>
          </w:p>
        </w:tc>
        <w:tc>
          <w:tcPr/>
          <w:p w:rsidR="00000000" w:rsidDel="00000000" w:rsidP="00000000" w:rsidRDefault="00000000" w:rsidRPr="00000000" w14:paraId="00000021">
            <w:pPr>
              <w:widowControl w:val="0"/>
              <w:spacing w:line="240" w:lineRule="auto"/>
              <w:rPr>
                <w:rFonts w:ascii="Inter" w:cs="Inter" w:eastAsia="Inter" w:hAnsi="Inter"/>
                <w:b w:val="1"/>
                <w:bCs w:val="1"/>
              </w:rPr>
            </w:pPr>
            <w:r w:rsidDel="00000000" w:rsidR="00000000" w:rsidRPr="00000000">
              <w:rPr>
                <w:rFonts w:ascii="Inter" w:cs="Inter" w:eastAsia="Inter" w:hAnsi="Inter"/>
                <w:b w:val="1"/>
                <w:bCs w:val="1"/>
                <w:rtl w:val="0"/>
              </w:rPr>
              <w:t xml:space="preserve">A united government experience: </w:t>
            </w:r>
          </w:p>
        </w:tc>
        <w:tc>
          <w:tcPr/>
          <w:p w:rsidR="00000000" w:rsidDel="00000000" w:rsidP="00000000" w:rsidRDefault="00000000" w:rsidRPr="00000000" w14:paraId="00000022">
            <w:pPr>
              <w:widowControl w:val="0"/>
              <w:spacing w:line="240" w:lineRule="auto"/>
              <w:rPr>
                <w:rFonts w:ascii="Inter" w:cs="Inter" w:eastAsia="Inter" w:hAnsi="Inter"/>
                <w:b w:val="1"/>
                <w:bCs w:val="1"/>
              </w:rPr>
            </w:pPr>
            <w:r w:rsidDel="00000000" w:rsidR="00000000" w:rsidRPr="00000000">
              <w:rPr>
                <w:rFonts w:ascii="Inter" w:cs="Inter" w:eastAsia="Inter" w:hAnsi="Inter"/>
                <w:b w:val="1"/>
                <w:bCs w:val="1"/>
                <w:rtl w:val="0"/>
              </w:rPr>
              <w:t xml:space="preserve">Public officers for improved services</w:t>
            </w:r>
          </w:p>
        </w:tc>
      </w:tr>
      <w:tr>
        <w:trPr>
          <w:cantSplit w:val="0"/>
          <w:trHeight w:val="1528.828125" w:hRule="atLeast"/>
          <w:tblHeader w:val="0"/>
        </w:trPr>
        <w:tc>
          <w:tcPr/>
          <w:p w:rsidR="00000000" w:rsidDel="00000000" w:rsidP="00000000" w:rsidRDefault="00000000" w:rsidRPr="00000000" w14:paraId="00000023">
            <w:pPr>
              <w:widowControl w:val="0"/>
              <w:spacing w:line="240" w:lineRule="auto"/>
              <w:rPr>
                <w:rFonts w:ascii="Inter" w:cs="Inter" w:eastAsia="Inter" w:hAnsi="Inter"/>
              </w:rPr>
            </w:pPr>
            <w:r w:rsidDel="00000000" w:rsidR="00000000" w:rsidRPr="00000000">
              <w:rPr>
                <w:rFonts w:ascii="Inter" w:cs="Inter" w:eastAsia="Inter" w:hAnsi="Inter"/>
                <w:rtl w:val="0"/>
              </w:rPr>
              <w:t xml:space="preserve">We design for everyone, including all abilities, age, language, and digital fluency. </w:t>
            </w:r>
          </w:p>
        </w:tc>
        <w:tc>
          <w:tcPr/>
          <w:p w:rsidR="00000000" w:rsidDel="00000000" w:rsidP="00000000" w:rsidRDefault="00000000" w:rsidRPr="00000000" w14:paraId="00000024">
            <w:pPr>
              <w:widowControl w:val="0"/>
              <w:spacing w:line="240" w:lineRule="auto"/>
              <w:rPr>
                <w:rFonts w:ascii="Inter" w:cs="Inter" w:eastAsia="Inter" w:hAnsi="Inter"/>
              </w:rPr>
            </w:pPr>
            <w:r w:rsidDel="00000000" w:rsidR="00000000" w:rsidRPr="00000000">
              <w:rPr>
                <w:rFonts w:ascii="Inter" w:cs="Inter" w:eastAsia="Inter" w:hAnsi="Inter"/>
                <w:rtl w:val="0"/>
              </w:rPr>
              <w:t xml:space="preserve">We design for the integrity of the entire civic journey, connecting public services into a seamless experience that feels like one government, not many.</w:t>
            </w:r>
          </w:p>
        </w:tc>
        <w:tc>
          <w:tcPr/>
          <w:p w:rsidR="00000000" w:rsidDel="00000000" w:rsidP="00000000" w:rsidRDefault="00000000" w:rsidRPr="00000000" w14:paraId="00000025">
            <w:pPr>
              <w:widowControl w:val="0"/>
              <w:spacing w:line="240" w:lineRule="auto"/>
              <w:rPr>
                <w:rFonts w:ascii="Inter" w:cs="Inter" w:eastAsia="Inter" w:hAnsi="Inter"/>
              </w:rPr>
            </w:pPr>
            <w:r w:rsidDel="00000000" w:rsidR="00000000" w:rsidRPr="00000000">
              <w:rPr>
                <w:rFonts w:ascii="Inter" w:cs="Inter" w:eastAsia="Inter" w:hAnsi="Inter"/>
                <w:rtl w:val="0"/>
              </w:rPr>
              <w:t xml:space="preserve">We design to improve tools and processes for officers so they can deliver services with greater confidence.</w:t>
            </w:r>
          </w:p>
          <w:p w:rsidR="00000000" w:rsidDel="00000000" w:rsidP="00000000" w:rsidRDefault="00000000" w:rsidRPr="00000000" w14:paraId="00000026">
            <w:pPr>
              <w:widowControl w:val="0"/>
              <w:spacing w:line="240" w:lineRule="auto"/>
              <w:rPr>
                <w:rFonts w:ascii="Inter" w:cs="Inter" w:eastAsia="Inter" w:hAnsi="Inter"/>
              </w:rPr>
            </w:pPr>
            <w:r w:rsidDel="00000000" w:rsidR="00000000" w:rsidRPr="00000000">
              <w:rPr>
                <w:rtl w:val="0"/>
              </w:rPr>
            </w:r>
          </w:p>
        </w:tc>
      </w:tr>
    </w:tbl>
    <w:p w:rsidR="00000000" w:rsidDel="00000000" w:rsidP="00000000" w:rsidRDefault="00000000" w:rsidRPr="00000000" w14:paraId="00000027">
      <w:pPr>
        <w:pStyle w:val="Heading3"/>
        <w:rPr/>
      </w:pPr>
      <w:bookmarkStart w:colFirst="0" w:colLast="0" w:name="_ennfzhjoulae" w:id="6"/>
      <w:bookmarkEnd w:id="6"/>
      <w:r w:rsidDel="00000000" w:rsidR="00000000" w:rsidRPr="00000000">
        <w:rPr>
          <w:b w:val="1"/>
          <w:bCs w:val="1"/>
          <w:rtl w:val="0"/>
        </w:rPr>
        <w:t xml:space="preserve">2.2 Our Principles of Execution</w:t>
      </w:r>
      <w:r w:rsidDel="00000000" w:rsidR="00000000" w:rsidRPr="00000000">
        <w:rPr>
          <w:rtl w:val="0"/>
        </w:rPr>
      </w:r>
    </w:p>
    <w:p w:rsidR="00000000" w:rsidDel="00000000" w:rsidP="00000000" w:rsidRDefault="00000000" w:rsidRPr="00000000" w14:paraId="00000028">
      <w:pPr>
        <w:spacing w:after="240" w:before="240" w:lineRule="auto"/>
        <w:rPr>
          <w:rFonts w:ascii="Inter" w:cs="Inter" w:eastAsia="Inter" w:hAnsi="Inter"/>
        </w:rPr>
      </w:pPr>
      <w:r w:rsidDel="00000000" w:rsidR="00000000" w:rsidRPr="00000000">
        <w:rPr>
          <w:rFonts w:ascii="Inter" w:cs="Inter" w:eastAsia="Inter" w:hAnsi="Inter"/>
          <w:rtl w:val="0"/>
        </w:rPr>
        <w:t xml:space="preserve">Great public services are a result of well-informed and deliberate choices. In a landscape where technical capacity can outpace decision-making, we hold ourselves to the following principles to ensure our work maintains technical rigour, depth, whilst centring human experiences.</w:t>
      </w:r>
    </w:p>
    <w:p w:rsidR="00000000" w:rsidDel="00000000" w:rsidP="00000000" w:rsidRDefault="00000000" w:rsidRPr="00000000" w14:paraId="00000029">
      <w:pPr>
        <w:pStyle w:val="Heading4"/>
        <w:keepNext w:val="0"/>
        <w:keepLines w:val="0"/>
        <w:rPr>
          <w:rFonts w:ascii="Inter" w:cs="Inter" w:eastAsia="Inter" w:hAnsi="Inter"/>
        </w:rPr>
      </w:pPr>
      <w:bookmarkStart w:colFirst="0" w:colLast="0" w:name="_p8pwsl6rt8lt" w:id="7"/>
      <w:bookmarkEnd w:id="7"/>
      <w:r w:rsidDel="00000000" w:rsidR="00000000" w:rsidRPr="00000000">
        <w:rPr>
          <w:rFonts w:ascii="Inter" w:cs="Inter" w:eastAsia="Inter" w:hAnsi="Inter"/>
          <w:b w:val="1"/>
          <w:bCs w:val="1"/>
          <w:rtl w:val="0"/>
        </w:rPr>
        <w:t xml:space="preserve">&gt; Our Operating Principles:</w:t>
      </w:r>
      <w:r w:rsidDel="00000000" w:rsidR="00000000" w:rsidRPr="00000000">
        <w:rPr>
          <w:rtl w:val="0"/>
        </w:rPr>
      </w:r>
    </w:p>
    <w:tbl>
      <w:tblPr>
        <w:tblStyle w:val="Table2"/>
        <w:tblW w:w="9705.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3045"/>
        <w:gridCol w:w="6660"/>
        <w:tblGridChange w:id="0">
          <w:tblGrid>
            <w:gridCol w:w="3045"/>
            <w:gridCol w:w="6660"/>
          </w:tblGrid>
        </w:tblGridChange>
      </w:tblGrid>
      <w:tr>
        <w:trPr>
          <w:cantSplit w:val="0"/>
          <w:tblHeader w:val="0"/>
        </w:trPr>
        <w:tc>
          <w:tcPr/>
          <w:p w:rsidR="00000000" w:rsidDel="00000000" w:rsidP="00000000" w:rsidRDefault="00000000" w:rsidRPr="00000000" w14:paraId="0000002A">
            <w:pPr>
              <w:widowControl w:val="0"/>
              <w:numPr>
                <w:ilvl w:val="0"/>
                <w:numId w:val="15"/>
              </w:numPr>
              <w:spacing w:line="240" w:lineRule="auto"/>
              <w:ind w:left="720" w:hanging="360"/>
              <w:rPr>
                <w:rFonts w:ascii="Inter" w:cs="Inter" w:eastAsia="Inter" w:hAnsi="Inter"/>
                <w:b w:val="1"/>
                <w:bCs w:val="1"/>
              </w:rPr>
            </w:pPr>
            <w:r w:rsidDel="00000000" w:rsidR="00000000" w:rsidRPr="00000000">
              <w:rPr>
                <w:rFonts w:ascii="Inter" w:cs="Inter" w:eastAsia="Inter" w:hAnsi="Inter"/>
                <w:b w:val="1"/>
                <w:bCs w:val="1"/>
                <w:rtl w:val="0"/>
              </w:rPr>
              <w:t xml:space="preserve">Anchoring in Discovery.</w:t>
            </w:r>
          </w:p>
        </w:tc>
        <w:tc>
          <w:tcPr/>
          <w:p w:rsidR="00000000" w:rsidDel="00000000" w:rsidP="00000000" w:rsidRDefault="00000000" w:rsidRPr="00000000" w14:paraId="0000002B">
            <w:pPr>
              <w:widowControl w:val="0"/>
              <w:spacing w:line="240" w:lineRule="auto"/>
              <w:rPr>
                <w:rFonts w:ascii="Inter" w:cs="Inter" w:eastAsia="Inter" w:hAnsi="Inter"/>
                <w:i w:val="1"/>
                <w:iCs w:val="1"/>
              </w:rPr>
            </w:pPr>
            <w:r w:rsidDel="00000000" w:rsidR="00000000" w:rsidRPr="00000000">
              <w:rPr>
                <w:rFonts w:ascii="Inter" w:cs="Inter" w:eastAsia="Inter" w:hAnsi="Inter"/>
                <w:rtl w:val="0"/>
              </w:rPr>
              <w:t xml:space="preserve">Uncovering what is true at the start ensures we confidently solve the right problem from day one. While the depth of discovery scales to match the type of engagement, we always include this practice into our workflow</w:t>
            </w:r>
            <w:r w:rsidDel="00000000" w:rsidR="00000000" w:rsidRPr="00000000">
              <w:rPr>
                <w:rFonts w:ascii="Inter" w:cs="Inter" w:eastAsia="Inter" w:hAnsi="Inter"/>
                <w:i w:val="1"/>
                <w:iCs w:val="1"/>
                <w:rtl w:val="0"/>
              </w:rPr>
              <w:t xml:space="preserve">(See Section Through a Discovery Lens 2.3 and 4.2: Discovery)</w:t>
            </w:r>
          </w:p>
        </w:tc>
      </w:tr>
      <w:tr>
        <w:trPr>
          <w:cantSplit w:val="0"/>
          <w:tblHeader w:val="0"/>
        </w:trPr>
        <w:tc>
          <w:tcPr/>
          <w:p w:rsidR="00000000" w:rsidDel="00000000" w:rsidP="00000000" w:rsidRDefault="00000000" w:rsidRPr="00000000" w14:paraId="0000002C">
            <w:pPr>
              <w:widowControl w:val="0"/>
              <w:numPr>
                <w:ilvl w:val="0"/>
                <w:numId w:val="15"/>
              </w:numPr>
              <w:spacing w:line="240" w:lineRule="auto"/>
              <w:ind w:left="720" w:hanging="360"/>
              <w:rPr>
                <w:rFonts w:ascii="Inter" w:cs="Inter" w:eastAsia="Inter" w:hAnsi="Inter"/>
                <w:b w:val="1"/>
                <w:bCs w:val="1"/>
              </w:rPr>
            </w:pPr>
            <w:r w:rsidDel="00000000" w:rsidR="00000000" w:rsidRPr="00000000">
              <w:rPr>
                <w:rFonts w:ascii="Inter" w:cs="Inter" w:eastAsia="Inter" w:hAnsi="Inter"/>
                <w:b w:val="1"/>
                <w:bCs w:val="1"/>
                <w:rtl w:val="0"/>
              </w:rPr>
              <w:t xml:space="preserve">Designing for the Whole System.</w:t>
            </w:r>
          </w:p>
        </w:tc>
        <w:tc>
          <w:tcPr/>
          <w:p w:rsidR="00000000" w:rsidDel="00000000" w:rsidP="00000000" w:rsidRDefault="00000000" w:rsidRPr="00000000" w14:paraId="0000002D">
            <w:pPr>
              <w:widowControl w:val="0"/>
              <w:spacing w:line="240" w:lineRule="auto"/>
              <w:rPr>
                <w:rFonts w:ascii="Inter" w:cs="Inter" w:eastAsia="Inter" w:hAnsi="Inter"/>
                <w:i w:val="1"/>
                <w:iCs w:val="1"/>
              </w:rPr>
            </w:pPr>
            <w:r w:rsidDel="00000000" w:rsidR="00000000" w:rsidRPr="00000000">
              <w:rPr>
                <w:rFonts w:ascii="Inter" w:cs="Inter" w:eastAsia="Inter" w:hAnsi="Inter"/>
                <w:rtl w:val="0"/>
              </w:rPr>
              <w:t xml:space="preserve">Looking beyond the digital interface allows us to shape the entire delivery chain, including policy, process, operations, and public experience. A product only truly succeeds when the ecosystem supporting it thrives. </w:t>
            </w:r>
            <w:r w:rsidDel="00000000" w:rsidR="00000000" w:rsidRPr="00000000">
              <w:rPr>
                <w:rFonts w:ascii="Inter" w:cs="Inter" w:eastAsia="Inter" w:hAnsi="Inter"/>
                <w:i w:val="1"/>
                <w:iCs w:val="1"/>
                <w:rtl w:val="0"/>
              </w:rPr>
              <w:t xml:space="preserve">(See 2.3 Through a Discovery Lens)</w:t>
            </w:r>
          </w:p>
        </w:tc>
      </w:tr>
      <w:tr>
        <w:trPr>
          <w:cantSplit w:val="0"/>
          <w:tblHeader w:val="0"/>
        </w:trPr>
        <w:tc>
          <w:tcPr/>
          <w:p w:rsidR="00000000" w:rsidDel="00000000" w:rsidP="00000000" w:rsidRDefault="00000000" w:rsidRPr="00000000" w14:paraId="0000002E">
            <w:pPr>
              <w:widowControl w:val="0"/>
              <w:numPr>
                <w:ilvl w:val="0"/>
                <w:numId w:val="15"/>
              </w:numPr>
              <w:spacing w:line="240" w:lineRule="auto"/>
              <w:ind w:left="720" w:hanging="360"/>
              <w:rPr>
                <w:rFonts w:ascii="Inter" w:cs="Inter" w:eastAsia="Inter" w:hAnsi="Inter"/>
                <w:b w:val="1"/>
                <w:bCs w:val="1"/>
              </w:rPr>
            </w:pPr>
            <w:r w:rsidDel="00000000" w:rsidR="00000000" w:rsidRPr="00000000">
              <w:rPr>
                <w:rFonts w:ascii="Inter" w:cs="Inter" w:eastAsia="Inter" w:hAnsi="Inter"/>
                <w:b w:val="1"/>
                <w:bCs w:val="1"/>
                <w:rtl w:val="0"/>
              </w:rPr>
              <w:t xml:space="preserve">Prototyping Upstream.</w:t>
            </w:r>
          </w:p>
        </w:tc>
        <w:tc>
          <w:tcPr/>
          <w:p w:rsidR="00000000" w:rsidDel="00000000" w:rsidP="00000000" w:rsidRDefault="00000000" w:rsidRPr="00000000" w14:paraId="0000002F">
            <w:pPr>
              <w:widowControl w:val="0"/>
              <w:spacing w:line="240" w:lineRule="auto"/>
              <w:rPr>
                <w:rFonts w:ascii="Inter" w:cs="Inter" w:eastAsia="Inter" w:hAnsi="Inter"/>
              </w:rPr>
            </w:pPr>
            <w:r w:rsidDel="00000000" w:rsidR="00000000" w:rsidRPr="00000000">
              <w:rPr>
                <w:rFonts w:ascii="Inter" w:cs="Inter" w:eastAsia="Inter" w:hAnsi="Inter"/>
                <w:rtl w:val="0"/>
              </w:rPr>
              <w:t xml:space="preserve">Bringing prototypes into early discovery generates real-world signals faster. Because the cost of building has collapsed, using prototypes early serves as our most effective tool for de-risking critical decisions before we scale.</w:t>
            </w:r>
          </w:p>
        </w:tc>
      </w:tr>
      <w:tr>
        <w:trPr>
          <w:cantSplit w:val="0"/>
          <w:tblHeader w:val="0"/>
        </w:trPr>
        <w:tc>
          <w:tcPr/>
          <w:p w:rsidR="00000000" w:rsidDel="00000000" w:rsidP="00000000" w:rsidRDefault="00000000" w:rsidRPr="00000000" w14:paraId="00000030">
            <w:pPr>
              <w:widowControl w:val="0"/>
              <w:numPr>
                <w:ilvl w:val="0"/>
                <w:numId w:val="15"/>
              </w:numPr>
              <w:spacing w:line="240" w:lineRule="auto"/>
              <w:ind w:left="720" w:hanging="360"/>
              <w:rPr>
                <w:rFonts w:ascii="Inter" w:cs="Inter" w:eastAsia="Inter" w:hAnsi="Inter"/>
                <w:b w:val="1"/>
                <w:bCs w:val="1"/>
              </w:rPr>
            </w:pPr>
            <w:r w:rsidDel="00000000" w:rsidR="00000000" w:rsidRPr="00000000">
              <w:rPr>
                <w:rFonts w:ascii="Inter" w:cs="Inter" w:eastAsia="Inter" w:hAnsi="Inter"/>
                <w:b w:val="1"/>
                <w:bCs w:val="1"/>
                <w:rtl w:val="0"/>
              </w:rPr>
              <w:t xml:space="preserve">Building Partner Capability.</w:t>
            </w:r>
          </w:p>
        </w:tc>
        <w:tc>
          <w:tcPr/>
          <w:p w:rsidR="00000000" w:rsidDel="00000000" w:rsidP="00000000" w:rsidRDefault="00000000" w:rsidRPr="00000000" w14:paraId="00000031">
            <w:pPr>
              <w:widowControl w:val="0"/>
              <w:spacing w:line="240" w:lineRule="auto"/>
              <w:rPr>
                <w:rFonts w:ascii="Inter" w:cs="Inter" w:eastAsia="Inter" w:hAnsi="Inter"/>
                <w:i w:val="1"/>
                <w:iCs w:val="1"/>
              </w:rPr>
            </w:pPr>
            <w:r w:rsidDel="00000000" w:rsidR="00000000" w:rsidRPr="00000000">
              <w:rPr>
                <w:rFonts w:ascii="Inter" w:cs="Inter" w:eastAsia="Inter" w:hAnsi="Inter"/>
                <w:rtl w:val="0"/>
              </w:rPr>
              <w:t xml:space="preserve">Equipping agency partners to own and iterate on the work ensures lasting impact long after we leave. True success means moving beyond temporary delivery to leave our partners entirely self-sufficient.</w:t>
            </w:r>
            <w:r w:rsidDel="00000000" w:rsidR="00000000" w:rsidRPr="00000000">
              <w:rPr>
                <w:rFonts w:ascii="Inter" w:cs="Inter" w:eastAsia="Inter" w:hAnsi="Inter"/>
                <w:i w:val="1"/>
                <w:iCs w:val="1"/>
                <w:rtl w:val="0"/>
              </w:rPr>
              <w:t xml:space="preserve"> (See 3.3 Building Lasting Capabilities)</w:t>
            </w:r>
          </w:p>
        </w:tc>
      </w:tr>
      <w:tr>
        <w:trPr>
          <w:cantSplit w:val="0"/>
          <w:tblHeader w:val="0"/>
        </w:trPr>
        <w:tc>
          <w:tcPr/>
          <w:p w:rsidR="00000000" w:rsidDel="00000000" w:rsidP="00000000" w:rsidRDefault="00000000" w:rsidRPr="00000000" w14:paraId="00000032">
            <w:pPr>
              <w:widowControl w:val="0"/>
              <w:numPr>
                <w:ilvl w:val="0"/>
                <w:numId w:val="15"/>
              </w:numPr>
              <w:spacing w:line="240" w:lineRule="auto"/>
              <w:ind w:left="720" w:hanging="360"/>
              <w:rPr>
                <w:rFonts w:ascii="Inter" w:cs="Inter" w:eastAsia="Inter" w:hAnsi="Inter"/>
                <w:b w:val="1"/>
                <w:bCs w:val="1"/>
              </w:rPr>
            </w:pPr>
            <w:r w:rsidDel="00000000" w:rsidR="00000000" w:rsidRPr="00000000">
              <w:rPr>
                <w:rFonts w:ascii="Inter" w:cs="Inter" w:eastAsia="Inter" w:hAnsi="Inter"/>
                <w:b w:val="1"/>
                <w:bCs w:val="1"/>
                <w:rtl w:val="0"/>
              </w:rPr>
              <w:t xml:space="preserve">Unifying Team Effort.*</w:t>
            </w:r>
          </w:p>
        </w:tc>
        <w:tc>
          <w:tcPr/>
          <w:p w:rsidR="00000000" w:rsidDel="00000000" w:rsidP="00000000" w:rsidRDefault="00000000" w:rsidRPr="00000000" w14:paraId="00000033">
            <w:pPr>
              <w:widowControl w:val="0"/>
              <w:spacing w:line="240" w:lineRule="auto"/>
              <w:rPr>
                <w:rFonts w:ascii="Inter" w:cs="Inter" w:eastAsia="Inter" w:hAnsi="Inter"/>
              </w:rPr>
            </w:pPr>
            <w:r w:rsidDel="00000000" w:rsidR="00000000" w:rsidRPr="00000000">
              <w:rPr>
                <w:rFonts w:ascii="Inter" w:cs="Inter" w:eastAsia="Inter" w:hAnsi="Inter"/>
                <w:rtl w:val="0"/>
              </w:rPr>
              <w:t xml:space="preserve">Collapsing the boundaries between team members and their specialised disciplines allows us to cross-examine ideas from multiple angles simultaneously. Working as a unified team during discovery allows us to navigate new technologies seamlessly, replacing slow handoffs. </w:t>
            </w:r>
          </w:p>
          <w:p w:rsidR="00000000" w:rsidDel="00000000" w:rsidP="00000000" w:rsidRDefault="00000000" w:rsidRPr="00000000" w14:paraId="00000034">
            <w:pPr>
              <w:widowControl w:val="0"/>
              <w:spacing w:line="240" w:lineRule="auto"/>
              <w:rPr>
                <w:rFonts w:ascii="Inter" w:cs="Inter" w:eastAsia="Inter" w:hAnsi="Inter"/>
              </w:rPr>
            </w:pPr>
            <w:r w:rsidDel="00000000" w:rsidR="00000000" w:rsidRPr="00000000">
              <w:rPr>
                <w:rtl w:val="0"/>
              </w:rPr>
            </w:r>
          </w:p>
        </w:tc>
      </w:tr>
    </w:tbl>
    <w:p w:rsidR="00000000" w:rsidDel="00000000" w:rsidP="00000000" w:rsidRDefault="00000000" w:rsidRPr="00000000" w14:paraId="00000035">
      <w:pPr>
        <w:spacing w:after="240" w:before="240" w:lineRule="auto"/>
        <w:rPr>
          <w:rFonts w:ascii="Inter" w:cs="Inter" w:eastAsia="Inter" w:hAnsi="Inter"/>
          <w:i w:val="1"/>
          <w:iCs w:val="1"/>
        </w:rPr>
      </w:pPr>
      <w:r w:rsidDel="00000000" w:rsidR="00000000" w:rsidRPr="00000000">
        <w:rPr>
          <w:rFonts w:ascii="Inter" w:cs="Inter" w:eastAsia="Inter" w:hAnsi="Inter"/>
          <w:b w:val="1"/>
          <w:bCs w:val="1"/>
          <w:i w:val="1"/>
          <w:iCs w:val="1"/>
          <w:rtl w:val="0"/>
        </w:rPr>
        <w:t xml:space="preserve">* What we're still working out: </w:t>
      </w:r>
      <w:r w:rsidDel="00000000" w:rsidR="00000000" w:rsidRPr="00000000">
        <w:rPr>
          <w:rFonts w:ascii="Inter" w:cs="Inter" w:eastAsia="Inter" w:hAnsi="Inter"/>
          <w:i w:val="1"/>
          <w:iCs w:val="1"/>
          <w:rtl w:val="0"/>
        </w:rPr>
        <w:t xml:space="preserve">Where exactly these discipline boundaries should sit. There is no settled answer yet, and we aren't waiting for one. We are intentionally experimenting our way toward it, and we expect what we learn to evolve how we design and build.</w:t>
      </w:r>
    </w:p>
    <w:p w:rsidR="00000000" w:rsidDel="00000000" w:rsidP="00000000" w:rsidRDefault="00000000" w:rsidRPr="00000000" w14:paraId="00000036">
      <w:pPr>
        <w:pStyle w:val="Heading4"/>
        <w:spacing w:after="240" w:before="240" w:lineRule="auto"/>
        <w:rPr>
          <w:b w:val="1"/>
          <w:bCs w:val="1"/>
        </w:rPr>
      </w:pPr>
      <w:bookmarkStart w:colFirst="0" w:colLast="0" w:name="_lh7frie8uqsw" w:id="8"/>
      <w:bookmarkEnd w:id="8"/>
      <w:r w:rsidDel="00000000" w:rsidR="00000000" w:rsidRPr="00000000">
        <w:rPr>
          <w:b w:val="1"/>
          <w:bCs w:val="1"/>
          <w:rtl w:val="0"/>
        </w:rPr>
        <w:t xml:space="preserve">&gt; The Human Anchor in AI</w:t>
      </w:r>
    </w:p>
    <w:p w:rsidR="00000000" w:rsidDel="00000000" w:rsidP="00000000" w:rsidRDefault="00000000" w:rsidRPr="00000000" w14:paraId="00000037">
      <w:pPr>
        <w:rPr/>
      </w:pPr>
      <w:r w:rsidDel="00000000" w:rsidR="00000000" w:rsidRPr="00000000">
        <w:rPr>
          <w:rtl w:val="0"/>
        </w:rPr>
        <w:t xml:space="preserve">AI has shifted the way we work—from the shape of our team, to the velocity of our tools, and the methods we use to solve problems. The GTC Design team has been moving alongside these changes to improve our work processes, including:</w:t>
      </w:r>
    </w:p>
    <w:p w:rsidR="00000000" w:rsidDel="00000000" w:rsidP="00000000" w:rsidRDefault="00000000" w:rsidRPr="00000000" w14:paraId="00000038">
      <w:pPr>
        <w:numPr>
          <w:ilvl w:val="0"/>
          <w:numId w:val="19"/>
        </w:numPr>
        <w:ind w:left="720" w:hanging="360"/>
      </w:pPr>
      <w:r w:rsidDel="00000000" w:rsidR="00000000" w:rsidRPr="00000000">
        <w:rPr>
          <w:b w:val="1"/>
          <w:bCs w:val="1"/>
          <w:rtl w:val="0"/>
        </w:rPr>
        <w:t xml:space="preserve">Reducing administrative cognitive load</w:t>
      </w:r>
      <w:r w:rsidDel="00000000" w:rsidR="00000000" w:rsidRPr="00000000">
        <w:rPr>
          <w:rtl w:val="0"/>
        </w:rPr>
        <w:t xml:space="preserve"> in our workflows</w:t>
      </w:r>
    </w:p>
    <w:p w:rsidR="00000000" w:rsidDel="00000000" w:rsidP="00000000" w:rsidRDefault="00000000" w:rsidRPr="00000000" w14:paraId="00000039">
      <w:pPr>
        <w:numPr>
          <w:ilvl w:val="0"/>
          <w:numId w:val="19"/>
        </w:numPr>
        <w:ind w:left="720" w:hanging="360"/>
      </w:pPr>
      <w:r w:rsidDel="00000000" w:rsidR="00000000" w:rsidRPr="00000000">
        <w:rPr>
          <w:b w:val="1"/>
          <w:bCs w:val="1"/>
          <w:rtl w:val="0"/>
        </w:rPr>
        <w:t xml:space="preserve">Elevating how we collaborate</w:t>
      </w:r>
      <w:r w:rsidDel="00000000" w:rsidR="00000000" w:rsidRPr="00000000">
        <w:rPr>
          <w:rtl w:val="0"/>
        </w:rPr>
        <w:t xml:space="preserve"> with agency partners. </w:t>
        <w:br w:type="textWrapping"/>
      </w:r>
    </w:p>
    <w:p w:rsidR="00000000" w:rsidDel="00000000" w:rsidP="00000000" w:rsidRDefault="00000000" w:rsidRPr="00000000" w14:paraId="0000003A">
      <w:pPr>
        <w:rPr/>
      </w:pPr>
      <w:r w:rsidDel="00000000" w:rsidR="00000000" w:rsidRPr="00000000">
        <w:rPr>
          <w:rtl w:val="0"/>
        </w:rPr>
        <w:t xml:space="preserve">But AI outputs often miss the operational nuances that only exist in the physical world. Public services are deeply human ecosystems, and the human judgement required to navigate them can't be resolved in a prompt. This judgement is what drives our most important decisions: </w:t>
      </w:r>
    </w:p>
    <w:p w:rsidR="00000000" w:rsidDel="00000000" w:rsidP="00000000" w:rsidRDefault="00000000" w:rsidRPr="00000000" w14:paraId="0000003B">
      <w:pPr>
        <w:numPr>
          <w:ilvl w:val="0"/>
          <w:numId w:val="17"/>
        </w:numPr>
        <w:ind w:left="720" w:hanging="360"/>
      </w:pPr>
      <w:r w:rsidDel="00000000" w:rsidR="00000000" w:rsidRPr="00000000">
        <w:rPr>
          <w:rtl w:val="0"/>
        </w:rPr>
        <w:t xml:space="preserve">Mapping out how a new digital tool will change the rhythm of an officer’s daily routines,</w:t>
      </w:r>
    </w:p>
    <w:p w:rsidR="00000000" w:rsidDel="00000000" w:rsidP="00000000" w:rsidRDefault="00000000" w:rsidRPr="00000000" w14:paraId="0000003C">
      <w:pPr>
        <w:numPr>
          <w:ilvl w:val="0"/>
          <w:numId w:val="17"/>
        </w:numPr>
        <w:ind w:left="720" w:hanging="360"/>
      </w:pPr>
      <w:r w:rsidDel="00000000" w:rsidR="00000000" w:rsidRPr="00000000">
        <w:rPr>
          <w:rtl w:val="0"/>
        </w:rPr>
        <w:t xml:space="preserve">Translating lived user experiences into long-term design strategies, </w:t>
      </w:r>
    </w:p>
    <w:p w:rsidR="00000000" w:rsidDel="00000000" w:rsidP="00000000" w:rsidRDefault="00000000" w:rsidRPr="00000000" w14:paraId="0000003D">
      <w:pPr>
        <w:numPr>
          <w:ilvl w:val="0"/>
          <w:numId w:val="17"/>
        </w:numPr>
        <w:ind w:left="720" w:hanging="360"/>
      </w:pPr>
      <w:r w:rsidDel="00000000" w:rsidR="00000000" w:rsidRPr="00000000">
        <w:rPr>
          <w:rtl w:val="0"/>
        </w:rPr>
        <w:t xml:space="preserve">Turning competing institutional priorities into a </w:t>
      </w:r>
      <w:ins w:author="Mimi Nguyen" w:id="0" w:date="2026-07-03T10:26:24Z">
        <w:commentRangeStart w:id="1"/>
        <w:r w:rsidDel="00000000" w:rsidR="00000000" w:rsidRPr="00000000">
          <w:rPr>
            <w:rtl w:val="0"/>
          </w:rPr>
          <w:t xml:space="preserve">blueprint</w:t>
        </w:r>
      </w:ins>
      <w:del w:author="Mimi Nguyen" w:id="0" w:date="2026-07-03T10:26:24Z">
        <w:commentRangeEnd w:id="1"/>
        <w:r w:rsidDel="00000000" w:rsidR="00000000" w:rsidRPr="00000000">
          <w:commentReference w:id="1"/>
        </w:r>
        <w:r w:rsidDel="00000000" w:rsidR="00000000" w:rsidRPr="00000000">
          <w:rPr>
            <w:highlight w:val="yellow"/>
            <w:rtl w:val="0"/>
          </w:rPr>
          <w:delText xml:space="preserve">roadmap</w:delText>
        </w:r>
      </w:del>
      <w:r w:rsidDel="00000000" w:rsidR="00000000" w:rsidRPr="00000000">
        <w:rPr>
          <w:rtl w:val="0"/>
        </w:rPr>
        <w:t xml:space="preserve"> </w:t>
      </w:r>
      <w:r w:rsidDel="00000000" w:rsidR="00000000" w:rsidRPr="00000000">
        <w:rPr>
          <w:rtl w:val="0"/>
        </w:rPr>
        <w:t xml:space="preserve">that agencies can act on. </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We rely on technology to handle the heavy lifting, but strategy, ethics, and human discernment cannot be replicated by a model. They remain at the core of our craft, and they are the reason our team shows up the way we do.  </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i w:val="1"/>
          <w:iCs w:val="1"/>
          <w:color w:val="999999"/>
        </w:rPr>
      </w:pPr>
      <w:r w:rsidDel="00000000" w:rsidR="00000000" w:rsidRPr="00000000">
        <w:rPr>
          <w:i w:val="1"/>
          <w:iCs w:val="1"/>
          <w:color w:val="999999"/>
          <w:rtl w:val="0"/>
        </w:rPr>
        <w:t xml:space="preserve">“Public services are deeply human ecosystems, </w:t>
      </w:r>
    </w:p>
    <w:p w:rsidR="00000000" w:rsidDel="00000000" w:rsidP="00000000" w:rsidRDefault="00000000" w:rsidRPr="00000000" w14:paraId="00000042">
      <w:pPr>
        <w:rPr>
          <w:i w:val="1"/>
          <w:iCs w:val="1"/>
          <w:color w:val="999999"/>
        </w:rPr>
      </w:pPr>
      <w:r w:rsidDel="00000000" w:rsidR="00000000" w:rsidRPr="00000000">
        <w:rPr>
          <w:i w:val="1"/>
          <w:iCs w:val="1"/>
          <w:color w:val="999999"/>
          <w:rtl w:val="0"/>
        </w:rPr>
        <w:t xml:space="preserve">and the human judgement required to navigate them can't be resolved in a prompt.</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Heading3"/>
        <w:rPr/>
      </w:pPr>
      <w:bookmarkStart w:colFirst="0" w:colLast="0" w:name="_pi9upxn0ro4s" w:id="9"/>
      <w:bookmarkEnd w:id="9"/>
      <w:r w:rsidDel="00000000" w:rsidR="00000000" w:rsidRPr="00000000">
        <w:rPr>
          <w:b w:val="1"/>
          <w:bCs w:val="1"/>
          <w:rtl w:val="0"/>
        </w:rPr>
        <w:t xml:space="preserve">2.3 Through a Discovery Lens</w:t>
      </w:r>
      <w:r w:rsidDel="00000000" w:rsidR="00000000" w:rsidRPr="00000000">
        <w:rPr>
          <w:rtl w:val="0"/>
        </w:rPr>
      </w:r>
    </w:p>
    <w:p w:rsidR="00000000" w:rsidDel="00000000" w:rsidP="00000000" w:rsidRDefault="00000000" w:rsidRPr="00000000" w14:paraId="00000045">
      <w:pPr>
        <w:rPr>
          <w:rFonts w:ascii="Inter" w:cs="Inter" w:eastAsia="Inter" w:hAnsi="Inter"/>
        </w:rPr>
      </w:pPr>
      <w:r w:rsidDel="00000000" w:rsidR="00000000" w:rsidRPr="00000000">
        <w:rPr>
          <w:rFonts w:ascii="Inter" w:cs="Inter" w:eastAsia="Inter" w:hAnsi="Inter"/>
          <w:rtl w:val="0"/>
        </w:rPr>
        <w:t xml:space="preserve">No matter how complex the legacy structures, or how siloed the agencies may be, finding an engagement's core problem begins with discovery. When we work with agency partners, our first goal is to build a shared understanding of the systems, constraints, and the people involved, while actively testing early assumptions. As the stated problem is rarely the root problem, racing ahead on assumptions is a fast track to solving a problem that may not exist. </w:t>
      </w:r>
    </w:p>
    <w:p w:rsidR="00000000" w:rsidDel="00000000" w:rsidP="00000000" w:rsidRDefault="00000000" w:rsidRPr="00000000" w14:paraId="00000046">
      <w:pPr>
        <w:rPr>
          <w:rFonts w:ascii="Inter" w:cs="Inter" w:eastAsia="Inter" w:hAnsi="Inter"/>
        </w:rPr>
      </w:pPr>
      <w:r w:rsidDel="00000000" w:rsidR="00000000" w:rsidRPr="00000000">
        <w:rPr>
          <w:rtl w:val="0"/>
        </w:rPr>
      </w:r>
    </w:p>
    <w:p w:rsidR="00000000" w:rsidDel="00000000" w:rsidP="00000000" w:rsidRDefault="00000000" w:rsidRPr="00000000" w14:paraId="00000047">
      <w:pPr>
        <w:rPr>
          <w:rFonts w:ascii="Inter" w:cs="Inter" w:eastAsia="Inter" w:hAnsi="Inter"/>
          <w:b w:val="1"/>
          <w:bCs w:val="1"/>
        </w:rPr>
      </w:pPr>
      <w:r w:rsidDel="00000000" w:rsidR="00000000" w:rsidRPr="00000000">
        <w:rPr>
          <w:rFonts w:ascii="Inter" w:cs="Inter" w:eastAsia="Inter" w:hAnsi="Inter"/>
          <w:b w:val="1"/>
          <w:bCs w:val="1"/>
          <w:rtl w:val="0"/>
        </w:rPr>
        <w:t xml:space="preserve">&gt; The Cost of Bypassing Discovery</w:t>
      </w:r>
    </w:p>
    <w:p w:rsidR="00000000" w:rsidDel="00000000" w:rsidP="00000000" w:rsidRDefault="00000000" w:rsidRPr="00000000" w14:paraId="00000048">
      <w:pPr>
        <w:rPr>
          <w:rFonts w:ascii="Inter" w:cs="Inter" w:eastAsia="Inter" w:hAnsi="Inter"/>
        </w:rPr>
      </w:pPr>
      <w:r w:rsidDel="00000000" w:rsidR="00000000" w:rsidRPr="00000000">
        <w:rPr>
          <w:rFonts w:ascii="Inter" w:cs="Inter" w:eastAsia="Inter" w:hAnsi="Inter"/>
          <w:rtl w:val="0"/>
        </w:rPr>
        <w:t xml:space="preserve">Skipping the discovery phase fundamentally shifts the product’s risk, scope, and strategic focus. Here is what happens when an insight-led endeavour is replaced by unverified assumptions: </w:t>
      </w:r>
    </w:p>
    <w:p w:rsidR="00000000" w:rsidDel="00000000" w:rsidP="00000000" w:rsidRDefault="00000000" w:rsidRPr="00000000" w14:paraId="00000049">
      <w:pPr>
        <w:rPr>
          <w:rFonts w:ascii="Inter" w:cs="Inter" w:eastAsia="Inter" w:hAnsi="Inter"/>
        </w:rPr>
      </w:pPr>
      <w:r w:rsidDel="00000000" w:rsidR="00000000" w:rsidRPr="00000000">
        <w:rPr>
          <w:rtl w:val="0"/>
        </w:rPr>
      </w:r>
    </w:p>
    <w:tbl>
      <w:tblPr>
        <w:tblStyle w:val="Table3"/>
        <w:tblW w:w="85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95"/>
        <w:gridCol w:w="4140"/>
        <w:tblGridChange w:id="0">
          <w:tblGrid>
            <w:gridCol w:w="4395"/>
            <w:gridCol w:w="4140"/>
          </w:tblGrid>
        </w:tblGridChange>
      </w:tblGrid>
      <w:tr>
        <w:trPr>
          <w:cantSplit w:val="0"/>
          <w:tblHeader w:val="0"/>
        </w:trPr>
        <w:tc>
          <w:tcPr>
            <w:tcBorders>
              <w:top w:color="efefef" w:space="0" w:sz="8" w:val="single"/>
              <w:left w:color="efefef" w:space="0" w:sz="8" w:val="single"/>
              <w:bottom w:color="666666" w:space="0" w:sz="8" w:val="single"/>
              <w:right w:color="efefef" w:space="0" w:sz="8" w:val="single"/>
            </w:tcBorders>
            <w:shd w:fill="999999" w:val="clear"/>
          </w:tcPr>
          <w:p w:rsidR="00000000" w:rsidDel="00000000" w:rsidP="00000000" w:rsidRDefault="00000000" w:rsidRPr="00000000" w14:paraId="0000004A">
            <w:pPr>
              <w:widowControl w:val="0"/>
              <w:spacing w:line="240" w:lineRule="auto"/>
              <w:rPr>
                <w:rFonts w:ascii="Inter" w:cs="Inter" w:eastAsia="Inter" w:hAnsi="Inter"/>
                <w:b w:val="1"/>
                <w:bCs w:val="1"/>
                <w:color w:val="ffffff"/>
                <w:sz w:val="20"/>
                <w:szCs w:val="20"/>
              </w:rPr>
            </w:pPr>
            <w:r w:rsidDel="00000000" w:rsidR="00000000" w:rsidRPr="00000000">
              <w:rPr>
                <w:rFonts w:ascii="Inter" w:cs="Inter" w:eastAsia="Inter" w:hAnsi="Inter"/>
                <w:b w:val="1"/>
                <w:bCs w:val="1"/>
                <w:color w:val="ffffff"/>
                <w:sz w:val="20"/>
                <w:szCs w:val="20"/>
                <w:rtl w:val="0"/>
              </w:rPr>
              <w:t xml:space="preserve">Without Discovery (Assumption-Led)</w:t>
            </w:r>
          </w:p>
        </w:tc>
        <w:tc>
          <w:tcPr>
            <w:tcBorders>
              <w:top w:color="efefef" w:space="0" w:sz="8" w:val="single"/>
              <w:left w:color="efefef" w:space="0" w:sz="8" w:val="single"/>
              <w:bottom w:color="666666" w:space="0" w:sz="8" w:val="single"/>
              <w:right w:color="efefef" w:space="0" w:sz="8" w:val="single"/>
            </w:tcBorders>
            <w:shd w:fill="999999" w:val="clear"/>
          </w:tcPr>
          <w:p w:rsidR="00000000" w:rsidDel="00000000" w:rsidP="00000000" w:rsidRDefault="00000000" w:rsidRPr="00000000" w14:paraId="0000004B">
            <w:pPr>
              <w:widowControl w:val="0"/>
              <w:spacing w:line="240" w:lineRule="auto"/>
              <w:rPr>
                <w:rFonts w:ascii="Inter" w:cs="Inter" w:eastAsia="Inter" w:hAnsi="Inter"/>
                <w:b w:val="1"/>
                <w:bCs w:val="1"/>
                <w:color w:val="ffffff"/>
                <w:sz w:val="20"/>
                <w:szCs w:val="20"/>
              </w:rPr>
            </w:pPr>
            <w:r w:rsidDel="00000000" w:rsidR="00000000" w:rsidRPr="00000000">
              <w:rPr>
                <w:rFonts w:ascii="Inter" w:cs="Inter" w:eastAsia="Inter" w:hAnsi="Inter"/>
                <w:b w:val="1"/>
                <w:bCs w:val="1"/>
                <w:color w:val="ffffff"/>
                <w:sz w:val="20"/>
                <w:szCs w:val="20"/>
                <w:rtl w:val="0"/>
              </w:rPr>
              <w:t xml:space="preserve">With Discovery (Insight-Led)</w:t>
            </w:r>
          </w:p>
        </w:tc>
      </w:tr>
      <w:tr>
        <w:trPr>
          <w:cantSplit w:val="0"/>
          <w:trHeight w:val="3116.07421875" w:hRule="atLeast"/>
          <w:tblHeader w:val="0"/>
        </w:trPr>
        <w:tc>
          <w:tcPr>
            <w:tcBorders>
              <w:top w:color="666666" w:space="0" w:sz="8" w:val="single"/>
              <w:left w:color="efefef" w:space="0" w:sz="8" w:val="single"/>
              <w:bottom w:color="434343" w:space="0" w:sz="8" w:val="single"/>
              <w:right w:color="efefef" w:space="0" w:sz="8" w:val="single"/>
            </w:tcBorders>
            <w:shd w:fill="efefef" w:val="clear"/>
          </w:tcPr>
          <w:p w:rsidR="00000000" w:rsidDel="00000000" w:rsidP="00000000" w:rsidRDefault="00000000" w:rsidRPr="00000000" w14:paraId="0000004C">
            <w:pPr>
              <w:numPr>
                <w:ilvl w:val="0"/>
                <w:numId w:val="3"/>
              </w:numPr>
              <w:ind w:left="720" w:hanging="360"/>
              <w:rPr>
                <w:rFonts w:ascii="Inter" w:cs="Inter" w:eastAsia="Inter" w:hAnsi="Inter"/>
                <w:sz w:val="20"/>
                <w:szCs w:val="20"/>
              </w:rPr>
            </w:pPr>
            <w:r w:rsidDel="00000000" w:rsidR="00000000" w:rsidRPr="00000000">
              <w:rPr>
                <w:rFonts w:ascii="Inter" w:cs="Inter" w:eastAsia="Inter" w:hAnsi="Inter"/>
                <w:b w:val="1"/>
                <w:bCs w:val="1"/>
                <w:sz w:val="20"/>
                <w:szCs w:val="20"/>
                <w:rtl w:val="0"/>
              </w:rPr>
              <w:t xml:space="preserve">High Risk: </w:t>
            </w:r>
            <w:r w:rsidDel="00000000" w:rsidR="00000000" w:rsidRPr="00000000">
              <w:rPr>
                <w:rFonts w:ascii="Inter" w:cs="Inter" w:eastAsia="Inter" w:hAnsi="Inter"/>
                <w:sz w:val="20"/>
                <w:szCs w:val="20"/>
                <w:rtl w:val="0"/>
              </w:rPr>
              <w:t xml:space="preserve">Building unverified features that fail post-launch, draining agency time and budget.</w:t>
              <w:br w:type="textWrapping"/>
            </w:r>
          </w:p>
          <w:p w:rsidR="00000000" w:rsidDel="00000000" w:rsidP="00000000" w:rsidRDefault="00000000" w:rsidRPr="00000000" w14:paraId="0000004D">
            <w:pPr>
              <w:numPr>
                <w:ilvl w:val="0"/>
                <w:numId w:val="3"/>
              </w:numPr>
              <w:ind w:left="720" w:hanging="360"/>
              <w:rPr>
                <w:rFonts w:ascii="Inter" w:cs="Inter" w:eastAsia="Inter" w:hAnsi="Inter"/>
                <w:sz w:val="20"/>
                <w:szCs w:val="20"/>
              </w:rPr>
            </w:pPr>
            <w:r w:rsidDel="00000000" w:rsidR="00000000" w:rsidRPr="00000000">
              <w:rPr>
                <w:rFonts w:ascii="Inter" w:cs="Inter" w:eastAsia="Inter" w:hAnsi="Inter"/>
                <w:b w:val="1"/>
                <w:bCs w:val="1"/>
                <w:sz w:val="20"/>
                <w:szCs w:val="20"/>
                <w:rtl w:val="0"/>
              </w:rPr>
              <w:t xml:space="preserve">Bloated Scope:</w:t>
            </w:r>
            <w:r w:rsidDel="00000000" w:rsidR="00000000" w:rsidRPr="00000000">
              <w:rPr>
                <w:rFonts w:ascii="Inter" w:cs="Inter" w:eastAsia="Inter" w:hAnsi="Inter"/>
                <w:sz w:val="20"/>
                <w:szCs w:val="20"/>
                <w:rtl w:val="0"/>
              </w:rPr>
              <w:t xml:space="preserve"> Reacting to symptoms by trying to solve every adjacent issue at once.</w:t>
              <w:br w:type="textWrapping"/>
            </w:r>
          </w:p>
          <w:p w:rsidR="00000000" w:rsidDel="00000000" w:rsidP="00000000" w:rsidRDefault="00000000" w:rsidRPr="00000000" w14:paraId="0000004E">
            <w:pPr>
              <w:numPr>
                <w:ilvl w:val="0"/>
                <w:numId w:val="3"/>
              </w:numPr>
              <w:ind w:left="720" w:hanging="360"/>
              <w:rPr>
                <w:rFonts w:ascii="Inter" w:cs="Inter" w:eastAsia="Inter" w:hAnsi="Inter"/>
                <w:sz w:val="20"/>
                <w:szCs w:val="20"/>
              </w:rPr>
            </w:pPr>
            <w:r w:rsidDel="00000000" w:rsidR="00000000" w:rsidRPr="00000000">
              <w:rPr>
                <w:rFonts w:ascii="Inter" w:cs="Inter" w:eastAsia="Inter" w:hAnsi="Inter"/>
                <w:b w:val="1"/>
                <w:bCs w:val="1"/>
                <w:sz w:val="20"/>
                <w:szCs w:val="20"/>
                <w:rtl w:val="0"/>
              </w:rPr>
              <w:t xml:space="preserve">Output-focused:</w:t>
            </w:r>
            <w:r w:rsidDel="00000000" w:rsidR="00000000" w:rsidRPr="00000000">
              <w:rPr>
                <w:rFonts w:ascii="Inter" w:cs="Inter" w:eastAsia="Inter" w:hAnsi="Inter"/>
                <w:sz w:val="20"/>
                <w:szCs w:val="20"/>
                <w:rtl w:val="0"/>
              </w:rPr>
              <w:t xml:space="preserve"> Delivering a rigid product that performs a function but misses the human context</w:t>
            </w:r>
          </w:p>
        </w:tc>
        <w:tc>
          <w:tcPr>
            <w:tcBorders>
              <w:top w:color="666666" w:space="0" w:sz="8" w:val="single"/>
              <w:left w:color="efefef" w:space="0" w:sz="8" w:val="single"/>
              <w:bottom w:color="434343" w:space="0" w:sz="8" w:val="single"/>
              <w:right w:color="efefef" w:space="0" w:sz="8" w:val="single"/>
            </w:tcBorders>
            <w:shd w:fill="efefef" w:val="clear"/>
          </w:tcPr>
          <w:p w:rsidR="00000000" w:rsidDel="00000000" w:rsidP="00000000" w:rsidRDefault="00000000" w:rsidRPr="00000000" w14:paraId="0000004F">
            <w:pPr>
              <w:widowControl w:val="0"/>
              <w:numPr>
                <w:ilvl w:val="0"/>
                <w:numId w:val="33"/>
              </w:numPr>
              <w:spacing w:line="240" w:lineRule="auto"/>
              <w:ind w:left="720" w:hanging="360"/>
              <w:rPr>
                <w:rFonts w:ascii="Inter" w:cs="Inter" w:eastAsia="Inter" w:hAnsi="Inter"/>
                <w:sz w:val="20"/>
                <w:szCs w:val="20"/>
              </w:rPr>
            </w:pPr>
            <w:r w:rsidDel="00000000" w:rsidR="00000000" w:rsidRPr="00000000">
              <w:rPr>
                <w:rFonts w:ascii="Inter" w:cs="Inter" w:eastAsia="Inter" w:hAnsi="Inter"/>
                <w:b w:val="1"/>
                <w:bCs w:val="1"/>
                <w:sz w:val="20"/>
                <w:szCs w:val="20"/>
                <w:rtl w:val="0"/>
              </w:rPr>
              <w:t xml:space="preserve">De-risked:</w:t>
            </w:r>
            <w:r w:rsidDel="00000000" w:rsidR="00000000" w:rsidRPr="00000000">
              <w:rPr>
                <w:rFonts w:ascii="Inter" w:cs="Inter" w:eastAsia="Inter" w:hAnsi="Inter"/>
                <w:sz w:val="20"/>
                <w:szCs w:val="20"/>
                <w:rtl w:val="0"/>
              </w:rPr>
              <w:t xml:space="preserve"> Validating concepts early to save effort, cost, and structural friction.</w:t>
              <w:br w:type="textWrapping"/>
            </w:r>
          </w:p>
          <w:p w:rsidR="00000000" w:rsidDel="00000000" w:rsidP="00000000" w:rsidRDefault="00000000" w:rsidRPr="00000000" w14:paraId="00000050">
            <w:pPr>
              <w:widowControl w:val="0"/>
              <w:numPr>
                <w:ilvl w:val="0"/>
                <w:numId w:val="33"/>
              </w:numPr>
              <w:spacing w:line="240" w:lineRule="auto"/>
              <w:ind w:left="720" w:hanging="360"/>
              <w:rPr>
                <w:rFonts w:ascii="Inter" w:cs="Inter" w:eastAsia="Inter" w:hAnsi="Inter"/>
                <w:sz w:val="20"/>
                <w:szCs w:val="20"/>
              </w:rPr>
            </w:pPr>
            <w:r w:rsidDel="00000000" w:rsidR="00000000" w:rsidRPr="00000000">
              <w:rPr>
                <w:rFonts w:ascii="Inter" w:cs="Inter" w:eastAsia="Inter" w:hAnsi="Inter"/>
                <w:b w:val="1"/>
                <w:bCs w:val="1"/>
                <w:sz w:val="20"/>
                <w:szCs w:val="20"/>
                <w:rtl w:val="0"/>
              </w:rPr>
              <w:t xml:space="preserve">Strategic Scope: </w:t>
            </w:r>
            <w:r w:rsidDel="00000000" w:rsidR="00000000" w:rsidRPr="00000000">
              <w:rPr>
                <w:rFonts w:ascii="Inter" w:cs="Inter" w:eastAsia="Inter" w:hAnsi="Inter"/>
                <w:sz w:val="20"/>
                <w:szCs w:val="20"/>
                <w:rtl w:val="0"/>
              </w:rPr>
              <w:t xml:space="preserve">Focusing collective effort on features that drive the highest systemic impact.</w:t>
              <w:br w:type="textWrapping"/>
            </w:r>
          </w:p>
          <w:p w:rsidR="00000000" w:rsidDel="00000000" w:rsidP="00000000" w:rsidRDefault="00000000" w:rsidRPr="00000000" w14:paraId="00000051">
            <w:pPr>
              <w:widowControl w:val="0"/>
              <w:numPr>
                <w:ilvl w:val="0"/>
                <w:numId w:val="33"/>
              </w:numPr>
              <w:spacing w:line="240" w:lineRule="auto"/>
              <w:ind w:left="720" w:hanging="360"/>
              <w:rPr>
                <w:rFonts w:ascii="Inter" w:cs="Inter" w:eastAsia="Inter" w:hAnsi="Inter"/>
                <w:sz w:val="20"/>
                <w:szCs w:val="20"/>
              </w:rPr>
            </w:pPr>
            <w:r w:rsidDel="00000000" w:rsidR="00000000" w:rsidRPr="00000000">
              <w:rPr>
                <w:rFonts w:ascii="Inter" w:cs="Inter" w:eastAsia="Inter" w:hAnsi="Inter"/>
                <w:b w:val="1"/>
                <w:bCs w:val="1"/>
                <w:sz w:val="20"/>
                <w:szCs w:val="20"/>
                <w:rtl w:val="0"/>
              </w:rPr>
              <w:t xml:space="preserve">Outcome-focused:</w:t>
            </w:r>
            <w:r w:rsidDel="00000000" w:rsidR="00000000" w:rsidRPr="00000000">
              <w:rPr>
                <w:rFonts w:ascii="Inter" w:cs="Inter" w:eastAsia="Inter" w:hAnsi="Inter"/>
                <w:sz w:val="20"/>
                <w:szCs w:val="20"/>
                <w:rtl w:val="0"/>
              </w:rPr>
              <w:t xml:space="preserve"> Delivering an adaptable capability that solves a real, verified user problem.</w:t>
            </w:r>
          </w:p>
        </w:tc>
      </w:tr>
    </w:tbl>
    <w:p w:rsidR="00000000" w:rsidDel="00000000" w:rsidP="00000000" w:rsidRDefault="00000000" w:rsidRPr="00000000" w14:paraId="00000052">
      <w:pPr>
        <w:rPr>
          <w:rFonts w:ascii="Inter" w:cs="Inter" w:eastAsia="Inter" w:hAnsi="Inter"/>
        </w:rPr>
      </w:pPr>
      <w:r w:rsidDel="00000000" w:rsidR="00000000" w:rsidRPr="00000000">
        <w:rPr>
          <w:rtl w:val="0"/>
        </w:rPr>
      </w:r>
    </w:p>
    <w:p w:rsidR="00000000" w:rsidDel="00000000" w:rsidP="00000000" w:rsidRDefault="00000000" w:rsidRPr="00000000" w14:paraId="00000053">
      <w:pPr>
        <w:rPr>
          <w:rFonts w:ascii="Inter" w:cs="Inter" w:eastAsia="Inter" w:hAnsi="Inter"/>
          <w:b w:val="1"/>
          <w:bCs w:val="1"/>
        </w:rPr>
      </w:pPr>
      <w:r w:rsidDel="00000000" w:rsidR="00000000" w:rsidRPr="00000000">
        <w:rPr>
          <w:rFonts w:ascii="Inter" w:cs="Inter" w:eastAsia="Inter" w:hAnsi="Inter"/>
          <w:b w:val="1"/>
          <w:bCs w:val="1"/>
          <w:rtl w:val="0"/>
        </w:rPr>
        <w:t xml:space="preserve">&gt; The GTC Design Path</w:t>
      </w:r>
    </w:p>
    <w:p w:rsidR="00000000" w:rsidDel="00000000" w:rsidP="00000000" w:rsidRDefault="00000000" w:rsidRPr="00000000" w14:paraId="00000054">
      <w:pPr>
        <w:spacing w:after="240" w:before="240" w:lineRule="auto"/>
        <w:rPr>
          <w:rFonts w:ascii="Inter" w:cs="Inter" w:eastAsia="Inter" w:hAnsi="Inter"/>
        </w:rPr>
      </w:pPr>
      <w:r w:rsidDel="00000000" w:rsidR="00000000" w:rsidRPr="00000000">
        <w:rPr>
          <w:rFonts w:ascii="Inter" w:cs="Inter" w:eastAsia="Inter" w:hAnsi="Inter"/>
          <w:rtl w:val="0"/>
        </w:rPr>
        <w:t xml:space="preserve">Complex products and engagement tend to stall in one of two ways. </w:t>
      </w:r>
    </w:p>
    <w:p w:rsidR="00000000" w:rsidDel="00000000" w:rsidP="00000000" w:rsidRDefault="00000000" w:rsidRPr="00000000" w14:paraId="00000055">
      <w:pPr>
        <w:numPr>
          <w:ilvl w:val="0"/>
          <w:numId w:val="50"/>
        </w:numPr>
        <w:spacing w:after="0" w:afterAutospacing="0" w:before="240" w:lineRule="auto"/>
        <w:ind w:left="720" w:hanging="360"/>
        <w:rPr>
          <w:rFonts w:ascii="Inter" w:cs="Inter" w:eastAsia="Inter" w:hAnsi="Inter"/>
        </w:rPr>
      </w:pPr>
      <w:r w:rsidDel="00000000" w:rsidR="00000000" w:rsidRPr="00000000">
        <w:rPr>
          <w:rFonts w:ascii="Inter" w:cs="Inter" w:eastAsia="Inter" w:hAnsi="Inter"/>
          <w:b w:val="1"/>
          <w:bCs w:val="1"/>
          <w:rtl w:val="0"/>
        </w:rPr>
        <w:t xml:space="preserve">Building without Evidence (The Blind Sprint):</w:t>
      </w:r>
      <w:r w:rsidDel="00000000" w:rsidR="00000000" w:rsidRPr="00000000">
        <w:rPr>
          <w:rFonts w:ascii="Inter" w:cs="Inter" w:eastAsia="Inter" w:hAnsi="Inter"/>
          <w:rtl w:val="0"/>
        </w:rPr>
        <w:t xml:space="preserve"> building straight into engineering on unverified assumptions and solutions, then discovering post-launch that the problem was misunderstood.</w:t>
      </w:r>
      <w:r w:rsidDel="00000000" w:rsidR="00000000" w:rsidRPr="00000000">
        <w:rPr>
          <w:rtl w:val="0"/>
        </w:rPr>
      </w:r>
    </w:p>
    <w:p w:rsidR="00000000" w:rsidDel="00000000" w:rsidP="00000000" w:rsidRDefault="00000000" w:rsidRPr="00000000" w14:paraId="00000056">
      <w:pPr>
        <w:numPr>
          <w:ilvl w:val="0"/>
          <w:numId w:val="50"/>
        </w:numPr>
        <w:spacing w:after="240" w:before="0" w:beforeAutospacing="0" w:lineRule="auto"/>
        <w:ind w:left="720" w:hanging="360"/>
        <w:rPr>
          <w:rFonts w:ascii="Inter" w:cs="Inter" w:eastAsia="Inter" w:hAnsi="Inter"/>
        </w:rPr>
      </w:pPr>
      <w:r w:rsidDel="00000000" w:rsidR="00000000" w:rsidRPr="00000000">
        <w:rPr>
          <w:rFonts w:ascii="Inter" w:cs="Inter" w:eastAsia="Inter" w:hAnsi="Inter"/>
          <w:b w:val="1"/>
          <w:bCs w:val="1"/>
          <w:rtl w:val="0"/>
        </w:rPr>
        <w:t xml:space="preserve">Discovering without Building (The Analysis Paralysis):</w:t>
      </w:r>
      <w:r w:rsidDel="00000000" w:rsidR="00000000" w:rsidRPr="00000000">
        <w:rPr>
          <w:rFonts w:ascii="Inter" w:cs="Inter" w:eastAsia="Inter" w:hAnsi="Inter"/>
          <w:rtl w:val="0"/>
        </w:rPr>
        <w:t xml:space="preserve">  months of research that surfaces brilliant insights, but they stay trapped in slide decks and never become working software.</w:t>
      </w:r>
    </w:p>
    <w:p w:rsidR="00000000" w:rsidDel="00000000" w:rsidP="00000000" w:rsidRDefault="00000000" w:rsidRPr="00000000" w14:paraId="00000057">
      <w:pPr>
        <w:spacing w:after="240" w:before="240" w:lineRule="auto"/>
        <w:rPr>
          <w:rFonts w:ascii="Inter" w:cs="Inter" w:eastAsia="Inter" w:hAnsi="Inter"/>
        </w:rPr>
      </w:pPr>
      <w:r w:rsidDel="00000000" w:rsidR="00000000" w:rsidRPr="00000000">
        <w:rPr>
          <w:rFonts w:ascii="Inter" w:cs="Inter" w:eastAsia="Inter" w:hAnsi="Inter"/>
          <w:rtl w:val="0"/>
        </w:rPr>
        <w:t xml:space="preserve">The GTC Path runs directly through the middle. We treat discovery and rapid prototyping as one continuous loop, ensuring that every solution we build is grounded in real-world evidence, and every insight we uncover is immediately tested in a working prototype.</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tcBorders>
              <w:bottom w:color="ffffff" w:space="0" w:sz="8" w:val="single"/>
              <w:right w:color="ffffff" w:space="0" w:sz="8" w:val="single"/>
            </w:tcBorders>
          </w:tcPr>
          <w:p w:rsidR="00000000" w:rsidDel="00000000" w:rsidP="00000000" w:rsidRDefault="00000000" w:rsidRPr="00000000" w14:paraId="00000058">
            <w:pPr>
              <w:widowControl w:val="0"/>
              <w:spacing w:line="240" w:lineRule="auto"/>
              <w:rPr>
                <w:rFonts w:ascii="Inter" w:cs="Inter" w:eastAsia="Inter" w:hAnsi="Inter"/>
                <w:color w:val="1264a3"/>
                <w:sz w:val="18"/>
                <w:szCs w:val="18"/>
              </w:rPr>
            </w:pPr>
            <w:r w:rsidDel="00000000" w:rsidR="00000000" w:rsidRPr="00000000">
              <w:rPr>
                <w:rFonts w:ascii="Inter" w:cs="Inter" w:eastAsia="Inter" w:hAnsi="Inter"/>
                <w:color w:val="1264a3"/>
                <w:sz w:val="18"/>
                <w:szCs w:val="18"/>
                <w:rtl w:val="0"/>
              </w:rPr>
              <w:t xml:space="preserve"> APPROACH A]</w:t>
            </w:r>
          </w:p>
          <w:p w:rsidR="00000000" w:rsidDel="00000000" w:rsidP="00000000" w:rsidRDefault="00000000" w:rsidRPr="00000000" w14:paraId="00000059">
            <w:pPr>
              <w:widowControl w:val="0"/>
              <w:spacing w:line="240" w:lineRule="auto"/>
              <w:rPr>
                <w:rFonts w:ascii="Inter" w:cs="Inter" w:eastAsia="Inter" w:hAnsi="Inter"/>
                <w:color w:val="1264a3"/>
                <w:sz w:val="18"/>
                <w:szCs w:val="18"/>
              </w:rPr>
            </w:pPr>
            <w:r w:rsidDel="00000000" w:rsidR="00000000" w:rsidRPr="00000000">
              <w:rPr>
                <w:rFonts w:ascii="Inter" w:cs="Inter" w:eastAsia="Inter" w:hAnsi="Inter"/>
                <w:color w:val="1264a3"/>
                <w:sz w:val="18"/>
                <w:szCs w:val="18"/>
                <w:rtl w:val="0"/>
              </w:rPr>
              <w:t xml:space="preserve">Build without Discovery</w:t>
            </w:r>
          </w:p>
          <w:p w:rsidR="00000000" w:rsidDel="00000000" w:rsidP="00000000" w:rsidRDefault="00000000" w:rsidRPr="00000000" w14:paraId="0000005A">
            <w:pPr>
              <w:widowControl w:val="0"/>
              <w:spacing w:line="240" w:lineRule="auto"/>
              <w:rPr>
                <w:rFonts w:ascii="Inter" w:cs="Inter" w:eastAsia="Inter" w:hAnsi="Inter"/>
                <w:color w:val="1264a3"/>
                <w:sz w:val="18"/>
                <w:szCs w:val="18"/>
              </w:rPr>
            </w:pPr>
            <w:r w:rsidDel="00000000" w:rsidR="00000000" w:rsidRPr="00000000">
              <w:rPr>
                <w:rFonts w:ascii="Inter" w:cs="Inter" w:eastAsia="Inter" w:hAnsi="Inter"/>
                <w:color w:val="1264a3"/>
                <w:sz w:val="18"/>
                <w:szCs w:val="18"/>
                <w:rtl w:val="0"/>
              </w:rPr>
              <w:t xml:space="preserve">—----------------------</w:t>
            </w:r>
          </w:p>
          <w:p w:rsidR="00000000" w:rsidDel="00000000" w:rsidP="00000000" w:rsidRDefault="00000000" w:rsidRPr="00000000" w14:paraId="0000005B">
            <w:pPr>
              <w:widowControl w:val="0"/>
              <w:spacing w:line="240" w:lineRule="auto"/>
              <w:rPr>
                <w:rFonts w:ascii="Inter" w:cs="Inter" w:eastAsia="Inter" w:hAnsi="Inter"/>
                <w:color w:val="1264a3"/>
                <w:sz w:val="18"/>
                <w:szCs w:val="18"/>
              </w:rPr>
            </w:pPr>
            <w:r w:rsidDel="00000000" w:rsidR="00000000" w:rsidRPr="00000000">
              <w:rPr>
                <w:rFonts w:ascii="Inter" w:cs="Inter" w:eastAsia="Inter" w:hAnsi="Inter"/>
                <w:color w:val="1264a3"/>
                <w:sz w:val="18"/>
                <w:szCs w:val="18"/>
                <w:rtl w:val="0"/>
              </w:rPr>
              <w:t xml:space="preserve">Solving the wrong problem with high confidence</w:t>
            </w:r>
          </w:p>
        </w:tc>
        <w:tc>
          <w:tcPr>
            <w:tcBorders>
              <w:left w:color="ffffff" w:space="0" w:sz="8" w:val="single"/>
              <w:bottom w:color="ffffff" w:space="0" w:sz="8" w:val="single"/>
            </w:tcBorders>
          </w:tcPr>
          <w:p w:rsidR="00000000" w:rsidDel="00000000" w:rsidP="00000000" w:rsidRDefault="00000000" w:rsidRPr="00000000" w14:paraId="0000005C">
            <w:pPr>
              <w:widowControl w:val="0"/>
              <w:spacing w:line="240" w:lineRule="auto"/>
              <w:rPr>
                <w:rFonts w:ascii="Inter" w:cs="Inter" w:eastAsia="Inter" w:hAnsi="Inter"/>
                <w:color w:val="1264a3"/>
                <w:sz w:val="18"/>
                <w:szCs w:val="18"/>
              </w:rPr>
            </w:pPr>
            <w:r w:rsidDel="00000000" w:rsidR="00000000" w:rsidRPr="00000000">
              <w:rPr>
                <w:rFonts w:ascii="Inter" w:cs="Inter" w:eastAsia="Inter" w:hAnsi="Inter"/>
                <w:color w:val="1264a3"/>
                <w:sz w:val="18"/>
                <w:szCs w:val="18"/>
                <w:rtl w:val="0"/>
              </w:rPr>
              <w:t xml:space="preserve">[ APPROACH B ]</w:t>
            </w:r>
          </w:p>
          <w:p w:rsidR="00000000" w:rsidDel="00000000" w:rsidP="00000000" w:rsidRDefault="00000000" w:rsidRPr="00000000" w14:paraId="0000005D">
            <w:pPr>
              <w:widowControl w:val="0"/>
              <w:spacing w:line="240" w:lineRule="auto"/>
              <w:rPr>
                <w:rFonts w:ascii="Inter" w:cs="Inter" w:eastAsia="Inter" w:hAnsi="Inter"/>
                <w:color w:val="1264a3"/>
                <w:sz w:val="18"/>
                <w:szCs w:val="18"/>
              </w:rPr>
            </w:pPr>
            <w:r w:rsidDel="00000000" w:rsidR="00000000" w:rsidRPr="00000000">
              <w:rPr>
                <w:rFonts w:ascii="Inter" w:cs="Inter" w:eastAsia="Inter" w:hAnsi="Inter"/>
                <w:color w:val="1264a3"/>
                <w:sz w:val="18"/>
                <w:szCs w:val="18"/>
                <w:rtl w:val="0"/>
              </w:rPr>
              <w:t xml:space="preserve">Discovery without Build</w:t>
            </w:r>
          </w:p>
          <w:p w:rsidR="00000000" w:rsidDel="00000000" w:rsidP="00000000" w:rsidRDefault="00000000" w:rsidRPr="00000000" w14:paraId="0000005E">
            <w:pPr>
              <w:widowControl w:val="0"/>
              <w:spacing w:line="240" w:lineRule="auto"/>
              <w:rPr>
                <w:rFonts w:ascii="Inter" w:cs="Inter" w:eastAsia="Inter" w:hAnsi="Inter"/>
                <w:color w:val="1264a3"/>
                <w:sz w:val="18"/>
                <w:szCs w:val="18"/>
              </w:rPr>
            </w:pPr>
            <w:r w:rsidDel="00000000" w:rsidR="00000000" w:rsidRPr="00000000">
              <w:rPr>
                <w:rFonts w:ascii="Inter" w:cs="Inter" w:eastAsia="Inter" w:hAnsi="Inter"/>
                <w:color w:val="1264a3"/>
                <w:sz w:val="18"/>
                <w:szCs w:val="18"/>
                <w:rtl w:val="0"/>
              </w:rPr>
              <w:t xml:space="preserve">—-------------------------</w:t>
            </w:r>
          </w:p>
          <w:p w:rsidR="00000000" w:rsidDel="00000000" w:rsidP="00000000" w:rsidRDefault="00000000" w:rsidRPr="00000000" w14:paraId="0000005F">
            <w:pPr>
              <w:widowControl w:val="0"/>
              <w:spacing w:line="240" w:lineRule="auto"/>
              <w:rPr>
                <w:rFonts w:ascii="Inter" w:cs="Inter" w:eastAsia="Inter" w:hAnsi="Inter"/>
                <w:color w:val="1264a3"/>
                <w:sz w:val="18"/>
                <w:szCs w:val="18"/>
              </w:rPr>
            </w:pPr>
            <w:r w:rsidDel="00000000" w:rsidR="00000000" w:rsidRPr="00000000">
              <w:rPr>
                <w:rFonts w:ascii="Inter" w:cs="Inter" w:eastAsia="Inter" w:hAnsi="Inter"/>
                <w:color w:val="1264a3"/>
                <w:sz w:val="18"/>
                <w:szCs w:val="18"/>
                <w:rtl w:val="0"/>
              </w:rPr>
              <w:t xml:space="preserve">Problem identified but no build was made</w:t>
            </w:r>
          </w:p>
        </w:tc>
      </w:tr>
      <w:tr>
        <w:trPr>
          <w:cantSplit w:val="0"/>
          <w:trHeight w:val="380" w:hRule="atLeast"/>
          <w:tblHeader w:val="0"/>
        </w:trPr>
        <w:tc>
          <w:tcPr>
            <w:gridSpan w:val="2"/>
            <w:tcBorders>
              <w:top w:color="ffffff" w:space="0" w:sz="8" w:val="single"/>
              <w:right w:color="ffffff" w:space="0" w:sz="8" w:val="single"/>
            </w:tcBorders>
          </w:tcPr>
          <w:p w:rsidR="00000000" w:rsidDel="00000000" w:rsidP="00000000" w:rsidRDefault="00000000" w:rsidRPr="00000000" w14:paraId="00000060">
            <w:pPr>
              <w:widowControl w:val="0"/>
              <w:spacing w:line="240" w:lineRule="auto"/>
              <w:jc w:val="center"/>
              <w:rPr>
                <w:rFonts w:ascii="Inter" w:cs="Inter" w:eastAsia="Inter" w:hAnsi="Inter"/>
                <w:color w:val="1264a3"/>
                <w:sz w:val="18"/>
                <w:szCs w:val="18"/>
              </w:rPr>
            </w:pPr>
            <w:r w:rsidDel="00000000" w:rsidR="00000000" w:rsidRPr="00000000">
              <w:rPr>
                <w:rFonts w:ascii="Inter" w:cs="Inter" w:eastAsia="Inter" w:hAnsi="Inter"/>
                <w:color w:val="1264a3"/>
                <w:sz w:val="18"/>
                <w:szCs w:val="18"/>
                <w:rtl w:val="0"/>
              </w:rPr>
              <w:t xml:space="preserve">|___________________________________________|</w:t>
            </w:r>
          </w:p>
          <w:p w:rsidR="00000000" w:rsidDel="00000000" w:rsidP="00000000" w:rsidRDefault="00000000" w:rsidRPr="00000000" w14:paraId="00000061">
            <w:pPr>
              <w:widowControl w:val="0"/>
              <w:spacing w:line="240" w:lineRule="auto"/>
              <w:jc w:val="center"/>
              <w:rPr>
                <w:rFonts w:ascii="Inter" w:cs="Inter" w:eastAsia="Inter" w:hAnsi="Inter"/>
                <w:color w:val="1264a3"/>
                <w:sz w:val="18"/>
                <w:szCs w:val="18"/>
              </w:rPr>
            </w:pPr>
            <w:r w:rsidDel="00000000" w:rsidR="00000000" w:rsidRPr="00000000">
              <w:rPr>
                <w:rFonts w:ascii="Inter" w:cs="Inter" w:eastAsia="Inter" w:hAnsi="Inter"/>
                <w:color w:val="1264a3"/>
                <w:sz w:val="18"/>
                <w:szCs w:val="18"/>
                <w:rtl w:val="0"/>
              </w:rPr>
              <w:t xml:space="preserve">↓ </w:t>
            </w:r>
          </w:p>
          <w:p w:rsidR="00000000" w:rsidDel="00000000" w:rsidP="00000000" w:rsidRDefault="00000000" w:rsidRPr="00000000" w14:paraId="00000062">
            <w:pPr>
              <w:widowControl w:val="0"/>
              <w:spacing w:line="240" w:lineRule="auto"/>
              <w:jc w:val="center"/>
              <w:rPr>
                <w:rFonts w:ascii="Inter" w:cs="Inter" w:eastAsia="Inter" w:hAnsi="Inter"/>
                <w:color w:val="1264a3"/>
                <w:sz w:val="18"/>
                <w:szCs w:val="18"/>
              </w:rPr>
            </w:pPr>
            <w:r w:rsidDel="00000000" w:rsidR="00000000" w:rsidRPr="00000000">
              <w:rPr>
                <w:rtl w:val="0"/>
              </w:rPr>
            </w:r>
          </w:p>
          <w:p w:rsidR="00000000" w:rsidDel="00000000" w:rsidP="00000000" w:rsidRDefault="00000000" w:rsidRPr="00000000" w14:paraId="00000063">
            <w:pPr>
              <w:widowControl w:val="0"/>
              <w:spacing w:line="240" w:lineRule="auto"/>
              <w:jc w:val="center"/>
              <w:rPr>
                <w:rFonts w:ascii="Inter" w:cs="Inter" w:eastAsia="Inter" w:hAnsi="Inter"/>
                <w:color w:val="1264a3"/>
                <w:sz w:val="18"/>
                <w:szCs w:val="18"/>
              </w:rPr>
            </w:pPr>
            <w:r w:rsidDel="00000000" w:rsidR="00000000" w:rsidRPr="00000000">
              <w:rPr>
                <w:rFonts w:ascii="Inter" w:cs="Inter" w:eastAsia="Inter" w:hAnsi="Inter"/>
                <w:color w:val="1264a3"/>
                <w:sz w:val="18"/>
                <w:szCs w:val="18"/>
                <w:rtl w:val="0"/>
              </w:rPr>
              <w:t xml:space="preserve">[ The GTC Path]</w:t>
            </w:r>
          </w:p>
          <w:p w:rsidR="00000000" w:rsidDel="00000000" w:rsidP="00000000" w:rsidRDefault="00000000" w:rsidRPr="00000000" w14:paraId="00000064">
            <w:pPr>
              <w:widowControl w:val="0"/>
              <w:spacing w:line="240" w:lineRule="auto"/>
              <w:jc w:val="center"/>
              <w:rPr>
                <w:rFonts w:ascii="Inter" w:cs="Inter" w:eastAsia="Inter" w:hAnsi="Inter"/>
                <w:color w:val="1264a3"/>
                <w:sz w:val="18"/>
                <w:szCs w:val="18"/>
              </w:rPr>
            </w:pPr>
            <w:r w:rsidDel="00000000" w:rsidR="00000000" w:rsidRPr="00000000">
              <w:rPr>
                <w:rFonts w:ascii="Inter" w:cs="Inter" w:eastAsia="Inter" w:hAnsi="Inter"/>
                <w:color w:val="1264a3"/>
                <w:sz w:val="18"/>
                <w:szCs w:val="18"/>
                <w:rtl w:val="0"/>
              </w:rPr>
              <w:t xml:space="preserve">Discovery + Prototyping</w:t>
            </w:r>
          </w:p>
          <w:p w:rsidR="00000000" w:rsidDel="00000000" w:rsidP="00000000" w:rsidRDefault="00000000" w:rsidRPr="00000000" w14:paraId="00000065">
            <w:pPr>
              <w:widowControl w:val="0"/>
              <w:spacing w:line="240" w:lineRule="auto"/>
              <w:jc w:val="center"/>
              <w:rPr>
                <w:rFonts w:ascii="Inter" w:cs="Inter" w:eastAsia="Inter" w:hAnsi="Inter"/>
                <w:color w:val="1264a3"/>
                <w:sz w:val="18"/>
                <w:szCs w:val="18"/>
              </w:rPr>
            </w:pPr>
            <w:r w:rsidDel="00000000" w:rsidR="00000000" w:rsidRPr="00000000">
              <w:rPr>
                <w:rFonts w:ascii="Inter" w:cs="Inter" w:eastAsia="Inter" w:hAnsi="Inter"/>
                <w:color w:val="1264a3"/>
                <w:sz w:val="18"/>
                <w:szCs w:val="18"/>
                <w:rtl w:val="0"/>
              </w:rPr>
              <w:t xml:space="preserve">—-------------------------</w:t>
            </w:r>
          </w:p>
          <w:p w:rsidR="00000000" w:rsidDel="00000000" w:rsidP="00000000" w:rsidRDefault="00000000" w:rsidRPr="00000000" w14:paraId="00000066">
            <w:pPr>
              <w:widowControl w:val="0"/>
              <w:spacing w:line="240" w:lineRule="auto"/>
              <w:jc w:val="center"/>
              <w:rPr>
                <w:rFonts w:ascii="Inter" w:cs="Inter" w:eastAsia="Inter" w:hAnsi="Inter"/>
                <w:color w:val="1264a3"/>
                <w:sz w:val="18"/>
                <w:szCs w:val="18"/>
              </w:rPr>
            </w:pPr>
            <w:r w:rsidDel="00000000" w:rsidR="00000000" w:rsidRPr="00000000">
              <w:rPr>
                <w:rFonts w:ascii="Inter" w:cs="Inter" w:eastAsia="Inter" w:hAnsi="Inter"/>
                <w:color w:val="1264a3"/>
                <w:sz w:val="18"/>
                <w:szCs w:val="18"/>
                <w:rtl w:val="0"/>
              </w:rPr>
              <w:t xml:space="preserve">Real signal early; continuous experimentation upstream</w:t>
            </w:r>
          </w:p>
        </w:tc>
      </w:tr>
    </w:tbl>
    <w:p w:rsidR="00000000" w:rsidDel="00000000" w:rsidP="00000000" w:rsidRDefault="00000000" w:rsidRPr="00000000" w14:paraId="00000068">
      <w:pPr>
        <w:rPr>
          <w:rFonts w:ascii="Inter" w:cs="Inter" w:eastAsia="Inter" w:hAnsi="Inter"/>
          <w:i w:val="1"/>
          <w:iCs w:val="1"/>
        </w:rPr>
      </w:pPr>
      <w:r w:rsidDel="00000000" w:rsidR="00000000" w:rsidRPr="00000000">
        <w:rPr>
          <w:rtl w:val="0"/>
        </w:rPr>
      </w:r>
    </w:p>
    <w:p w:rsidR="00000000" w:rsidDel="00000000" w:rsidP="00000000" w:rsidRDefault="00000000" w:rsidRPr="00000000" w14:paraId="00000069">
      <w:pPr>
        <w:rPr>
          <w:rFonts w:ascii="Inter" w:cs="Inter" w:eastAsia="Inter" w:hAnsi="Inter"/>
          <w:b w:val="1"/>
          <w:bCs w:val="1"/>
        </w:rPr>
      </w:pPr>
      <w:r w:rsidDel="00000000" w:rsidR="00000000" w:rsidRPr="00000000">
        <w:rPr>
          <w:rFonts w:ascii="Inter" w:cs="Inter" w:eastAsia="Inter" w:hAnsi="Inter"/>
          <w:b w:val="1"/>
          <w:bCs w:val="1"/>
          <w:rtl w:val="0"/>
        </w:rPr>
        <w:t xml:space="preserve">&gt; What Discovery Means to Us: A Two-Phase Approach</w:t>
      </w:r>
    </w:p>
    <w:p w:rsidR="00000000" w:rsidDel="00000000" w:rsidP="00000000" w:rsidRDefault="00000000" w:rsidRPr="00000000" w14:paraId="0000006A">
      <w:pPr>
        <w:rPr>
          <w:rFonts w:ascii="Inter" w:cs="Inter" w:eastAsia="Inter" w:hAnsi="Inter"/>
        </w:rPr>
      </w:pPr>
      <w:r w:rsidDel="00000000" w:rsidR="00000000" w:rsidRPr="00000000">
        <w:rPr>
          <w:rFonts w:ascii="Inter" w:cs="Inter" w:eastAsia="Inter" w:hAnsi="Inter"/>
          <w:rtl w:val="0"/>
        </w:rPr>
        <w:t xml:space="preserve">The landscape of discovery is changing as quickly as the technology around it, but our purpose remains unchanged. We are to find what’s true before building a solution. What</w:t>
      </w:r>
      <w:r w:rsidDel="00000000" w:rsidR="00000000" w:rsidRPr="00000000">
        <w:rPr>
          <w:rFonts w:ascii="Inter" w:cs="Inter" w:eastAsia="Inter" w:hAnsi="Inter"/>
          <w:i w:val="1"/>
          <w:iCs w:val="1"/>
          <w:rtl w:val="0"/>
        </w:rPr>
        <w:t xml:space="preserve"> has </w:t>
      </w:r>
      <w:r w:rsidDel="00000000" w:rsidR="00000000" w:rsidRPr="00000000">
        <w:rPr>
          <w:rFonts w:ascii="Inter" w:cs="Inter" w:eastAsia="Inter" w:hAnsi="Inter"/>
          <w:rtl w:val="0"/>
        </w:rPr>
        <w:t xml:space="preserve">changed is our ability to now get from insight to evidence faster than ever. </w:t>
      </w:r>
    </w:p>
    <w:p w:rsidR="00000000" w:rsidDel="00000000" w:rsidP="00000000" w:rsidRDefault="00000000" w:rsidRPr="00000000" w14:paraId="0000006B">
      <w:pPr>
        <w:rPr>
          <w:rFonts w:ascii="Inter" w:cs="Inter" w:eastAsia="Inter" w:hAnsi="Inter"/>
        </w:rPr>
      </w:pPr>
      <w:r w:rsidDel="00000000" w:rsidR="00000000" w:rsidRPr="00000000">
        <w:rPr>
          <w:rtl w:val="0"/>
        </w:rPr>
      </w:r>
    </w:p>
    <w:p w:rsidR="00000000" w:rsidDel="00000000" w:rsidP="00000000" w:rsidRDefault="00000000" w:rsidRPr="00000000" w14:paraId="0000006C">
      <w:pPr>
        <w:rPr>
          <w:rFonts w:ascii="Inter" w:cs="Inter" w:eastAsia="Inter" w:hAnsi="Inter"/>
        </w:rPr>
      </w:pPr>
      <w:r w:rsidDel="00000000" w:rsidR="00000000" w:rsidRPr="00000000">
        <w:rPr>
          <w:rFonts w:ascii="Inter" w:cs="Inter" w:eastAsia="Inter" w:hAnsi="Inter"/>
          <w:rtl w:val="0"/>
        </w:rPr>
        <w:t xml:space="preserve">Rather than treating discovery as a linear phase, the GTC Design team sees discovery as a loop that runs in two subphases which then feed each other: </w:t>
      </w:r>
      <w:commentRangeStart w:id="2"/>
      <w:r w:rsidDel="00000000" w:rsidR="00000000" w:rsidRPr="00000000">
        <w:rPr>
          <w:rFonts w:ascii="Inter" w:cs="Inter" w:eastAsia="Inter" w:hAnsi="Inter"/>
          <w:b w:val="1"/>
          <w:bCs w:val="1"/>
          <w:rtl w:val="0"/>
        </w:rPr>
        <w:t xml:space="preserve">(1) Uncover What is True</w:t>
      </w:r>
      <w:r w:rsidDel="00000000" w:rsidR="00000000" w:rsidRPr="00000000">
        <w:rPr>
          <w:rFonts w:ascii="Inter" w:cs="Inter" w:eastAsia="Inter" w:hAnsi="Inter"/>
          <w:rtl w:val="0"/>
        </w:rPr>
        <w:t xml:space="preserve"> and </w:t>
      </w:r>
      <w:r w:rsidDel="00000000" w:rsidR="00000000" w:rsidRPr="00000000">
        <w:rPr>
          <w:rFonts w:ascii="Inter" w:cs="Inter" w:eastAsia="Inter" w:hAnsi="Inter"/>
          <w:b w:val="1"/>
          <w:bCs w:val="1"/>
          <w:rtl w:val="0"/>
        </w:rPr>
        <w:t xml:space="preserve">(2) Identify What Works</w:t>
      </w:r>
      <w:r w:rsidDel="00000000" w:rsidR="00000000" w:rsidRPr="00000000">
        <w:rPr>
          <w:rFonts w:ascii="Inter" w:cs="Inter" w:eastAsia="Inter" w:hAnsi="Inter"/>
          <w:rtl w:val="0"/>
        </w:rPr>
        <w:t xml:space="preserve">.</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6D">
      <w:pPr>
        <w:rPr>
          <w:rFonts w:ascii="Inter" w:cs="Inter" w:eastAsia="Inter" w:hAnsi="Inter"/>
          <w:b w:val="1"/>
          <w:bCs w:val="1"/>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000000" w:val="clear"/>
          </w:tcPr>
          <w:p w:rsidR="00000000" w:rsidDel="00000000" w:rsidP="00000000" w:rsidRDefault="00000000" w:rsidRPr="00000000" w14:paraId="0000006E">
            <w:pPr>
              <w:rPr>
                <w:rFonts w:ascii="Inter" w:cs="Inter" w:eastAsia="Inter" w:hAnsi="Inter"/>
                <w:b w:val="1"/>
                <w:bCs w:val="1"/>
                <w:color w:val="d9ead3"/>
              </w:rPr>
            </w:pPr>
            <w:r w:rsidDel="00000000" w:rsidR="00000000" w:rsidRPr="00000000">
              <w:rPr>
                <w:rFonts w:ascii="Inter" w:cs="Inter" w:eastAsia="Inter" w:hAnsi="Inter"/>
                <w:b w:val="1"/>
                <w:bCs w:val="1"/>
                <w:color w:val="ffffff"/>
                <w:rtl w:val="0"/>
              </w:rPr>
              <w:t xml:space="preserve">Subphase 1: Uncover What is True (To Frame a Problem)</w:t>
            </w:r>
            <w:r w:rsidDel="00000000" w:rsidR="00000000" w:rsidRPr="00000000">
              <w:rPr>
                <w:rtl w:val="0"/>
              </w:rPr>
            </w:r>
          </w:p>
        </w:tc>
      </w:tr>
      <w:tr>
        <w:trPr>
          <w:cantSplit w:val="0"/>
          <w:tblHeader w:val="0"/>
        </w:trPr>
        <w:tc>
          <w:tcPr/>
          <w:p w:rsidR="00000000" w:rsidDel="00000000" w:rsidP="00000000" w:rsidRDefault="00000000" w:rsidRPr="00000000" w14:paraId="0000006F">
            <w:pPr>
              <w:rPr>
                <w:rFonts w:ascii="Inter" w:cs="Inter" w:eastAsia="Inter" w:hAnsi="Inter"/>
              </w:rPr>
            </w:pPr>
            <w:r w:rsidDel="00000000" w:rsidR="00000000" w:rsidRPr="00000000">
              <w:rPr>
                <w:rFonts w:ascii="Inter" w:cs="Inter" w:eastAsia="Inter" w:hAnsi="Inter"/>
                <w:b w:val="1"/>
                <w:bCs w:val="1"/>
                <w:rtl w:val="0"/>
              </w:rPr>
              <w:t xml:space="preserve">To anchor our strategy in facts rather than assumptions</w:t>
            </w:r>
            <w:r w:rsidDel="00000000" w:rsidR="00000000" w:rsidRPr="00000000">
              <w:rPr>
                <w:rFonts w:ascii="Inter" w:cs="Inter" w:eastAsia="Inter" w:hAnsi="Inter"/>
                <w:rtl w:val="0"/>
              </w:rPr>
              <w:t xml:space="preserve">. We continue to deeply analyse the current landscape, protecting project teams from the risk of rushing ahead to solve the wrong problems. </w:t>
            </w:r>
          </w:p>
          <w:p w:rsidR="00000000" w:rsidDel="00000000" w:rsidP="00000000" w:rsidRDefault="00000000" w:rsidRPr="00000000" w14:paraId="00000070">
            <w:pPr>
              <w:rPr>
                <w:rFonts w:ascii="Inter" w:cs="Inter" w:eastAsia="Inter" w:hAnsi="Inter"/>
              </w:rPr>
            </w:pPr>
            <w:r w:rsidDel="00000000" w:rsidR="00000000" w:rsidRPr="00000000">
              <w:rPr>
                <w:rtl w:val="0"/>
              </w:rPr>
            </w:r>
          </w:p>
          <w:tbl>
            <w:tblPr>
              <w:tblStyle w:val="Table6"/>
              <w:tblW w:w="85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95"/>
              <w:gridCol w:w="4140"/>
              <w:tblGridChange w:id="0">
                <w:tblGrid>
                  <w:gridCol w:w="4395"/>
                  <w:gridCol w:w="4140"/>
                </w:tblGrid>
              </w:tblGridChange>
            </w:tblGrid>
            <w:tr>
              <w:trPr>
                <w:cantSplit w:val="0"/>
                <w:tblHeader w:val="0"/>
              </w:trPr>
              <w:tc>
                <w:tcPr>
                  <w:tcBorders>
                    <w:top w:color="efefef" w:space="0" w:sz="8" w:val="single"/>
                    <w:left w:color="efefef" w:space="0" w:sz="8" w:val="single"/>
                    <w:bottom w:color="666666" w:space="0" w:sz="8" w:val="single"/>
                    <w:right w:color="efefef" w:space="0" w:sz="8" w:val="single"/>
                  </w:tcBorders>
                  <w:shd w:fill="efefef" w:val="clear"/>
                </w:tcPr>
                <w:p w:rsidR="00000000" w:rsidDel="00000000" w:rsidP="00000000" w:rsidRDefault="00000000" w:rsidRPr="00000000" w14:paraId="00000071">
                  <w:pPr>
                    <w:widowControl w:val="0"/>
                    <w:spacing w:line="240" w:lineRule="auto"/>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The Shift:</w:t>
                  </w:r>
                </w:p>
              </w:tc>
              <w:tc>
                <w:tcPr>
                  <w:tcBorders>
                    <w:top w:color="efefef" w:space="0" w:sz="8" w:val="single"/>
                    <w:left w:color="efefef" w:space="0" w:sz="8" w:val="single"/>
                    <w:bottom w:color="666666" w:space="0" w:sz="8" w:val="single"/>
                    <w:right w:color="efefef" w:space="0" w:sz="8" w:val="single"/>
                  </w:tcBorders>
                  <w:shd w:fill="efefef" w:val="clear"/>
                </w:tcPr>
                <w:p w:rsidR="00000000" w:rsidDel="00000000" w:rsidP="00000000" w:rsidRDefault="00000000" w:rsidRPr="00000000" w14:paraId="00000072">
                  <w:pPr>
                    <w:widowControl w:val="0"/>
                    <w:spacing w:line="240" w:lineRule="auto"/>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The Value</w:t>
                  </w:r>
                </w:p>
              </w:tc>
            </w:tr>
            <w:tr>
              <w:trPr>
                <w:cantSplit w:val="0"/>
                <w:trHeight w:val="1770" w:hRule="atLeast"/>
                <w:tblHeader w:val="0"/>
              </w:trPr>
              <w:tc>
                <w:tcPr>
                  <w:tcBorders>
                    <w:top w:color="666666" w:space="0" w:sz="8" w:val="single"/>
                    <w:left w:color="efefef" w:space="0" w:sz="8" w:val="single"/>
                    <w:bottom w:color="434343" w:space="0" w:sz="8" w:val="single"/>
                    <w:right w:color="efefef" w:space="0" w:sz="8" w:val="single"/>
                  </w:tcBorders>
                  <w:shd w:fill="efefef" w:val="clear"/>
                </w:tcPr>
                <w:p w:rsidR="00000000" w:rsidDel="00000000" w:rsidP="00000000" w:rsidRDefault="00000000" w:rsidRPr="00000000" w14:paraId="00000073">
                  <w:pPr>
                    <w:rPr>
                      <w:rFonts w:ascii="Inter" w:cs="Inter" w:eastAsia="Inter" w:hAnsi="Inter"/>
                      <w:sz w:val="20"/>
                      <w:szCs w:val="20"/>
                    </w:rPr>
                  </w:pPr>
                  <w:r w:rsidDel="00000000" w:rsidR="00000000" w:rsidRPr="00000000">
                    <w:rPr>
                      <w:rFonts w:ascii="Inter" w:cs="Inter" w:eastAsia="Inter" w:hAnsi="Inter"/>
                      <w:b w:val="1"/>
                      <w:bCs w:val="1"/>
                      <w:sz w:val="20"/>
                      <w:szCs w:val="20"/>
                      <w:rtl w:val="0"/>
                    </w:rPr>
                    <w:t xml:space="preserve">Automating administrative overhead. </w:t>
                  </w:r>
                  <w:r w:rsidDel="00000000" w:rsidR="00000000" w:rsidRPr="00000000">
                    <w:rPr>
                      <w:rFonts w:ascii="Inter" w:cs="Inter" w:eastAsia="Inter" w:hAnsi="Inter"/>
                      <w:sz w:val="20"/>
                      <w:szCs w:val="20"/>
                      <w:rtl w:val="0"/>
                    </w:rPr>
                    <w:t xml:space="preserve">AI is used to manage operational burdens like transcription and initial data calibration, maximising time and energy for designers to focus on high-value synthesis and root-cause analysis.</w:t>
                  </w:r>
                </w:p>
                <w:p w:rsidR="00000000" w:rsidDel="00000000" w:rsidP="00000000" w:rsidRDefault="00000000" w:rsidRPr="00000000" w14:paraId="00000074">
                  <w:pPr>
                    <w:rPr>
                      <w:rFonts w:ascii="Inter" w:cs="Inter" w:eastAsia="Inter" w:hAnsi="Inter"/>
                      <w:sz w:val="20"/>
                      <w:szCs w:val="20"/>
                    </w:rPr>
                  </w:pPr>
                  <w:r w:rsidDel="00000000" w:rsidR="00000000" w:rsidRPr="00000000">
                    <w:rPr>
                      <w:rtl w:val="0"/>
                    </w:rPr>
                  </w:r>
                </w:p>
                <w:p w:rsidR="00000000" w:rsidDel="00000000" w:rsidP="00000000" w:rsidRDefault="00000000" w:rsidRPr="00000000" w14:paraId="00000075">
                  <w:pPr>
                    <w:rPr>
                      <w:rFonts w:ascii="Inter" w:cs="Inter" w:eastAsia="Inter" w:hAnsi="Inter"/>
                      <w:i w:val="1"/>
                      <w:iCs w:val="1"/>
                      <w:sz w:val="20"/>
                      <w:szCs w:val="20"/>
                    </w:rPr>
                  </w:pPr>
                  <w:r w:rsidDel="00000000" w:rsidR="00000000" w:rsidRPr="00000000">
                    <w:rPr>
                      <w:rFonts w:ascii="Inter" w:cs="Inter" w:eastAsia="Inter" w:hAnsi="Inter"/>
                      <w:i w:val="1"/>
                      <w:iCs w:val="1"/>
                      <w:sz w:val="20"/>
                      <w:szCs w:val="20"/>
                      <w:rtl w:val="0"/>
                    </w:rPr>
                    <w:t xml:space="preserve">(see 2.2 Our Principles of Execution – The Human Anchor in AI).</w:t>
                  </w:r>
                </w:p>
              </w:tc>
              <w:tc>
                <w:tcPr>
                  <w:tcBorders>
                    <w:top w:color="666666" w:space="0" w:sz="8" w:val="single"/>
                    <w:left w:color="efefef" w:space="0" w:sz="8" w:val="single"/>
                    <w:bottom w:color="434343" w:space="0" w:sz="8" w:val="single"/>
                    <w:right w:color="efefef" w:space="0" w:sz="8" w:val="single"/>
                  </w:tcBorders>
                  <w:shd w:fill="efefef" w:val="clear"/>
                </w:tcPr>
                <w:p w:rsidR="00000000" w:rsidDel="00000000" w:rsidP="00000000" w:rsidRDefault="00000000" w:rsidRPr="00000000" w14:paraId="00000076">
                  <w:pPr>
                    <w:widowControl w:val="0"/>
                    <w:spacing w:line="240" w:lineRule="auto"/>
                    <w:rPr>
                      <w:rFonts w:ascii="Inter" w:cs="Inter" w:eastAsia="Inter" w:hAnsi="Inter"/>
                      <w:sz w:val="20"/>
                      <w:szCs w:val="20"/>
                    </w:rPr>
                  </w:pPr>
                  <w:r w:rsidDel="00000000" w:rsidR="00000000" w:rsidRPr="00000000">
                    <w:rPr>
                      <w:rFonts w:ascii="Inter" w:cs="Inter" w:eastAsia="Inter" w:hAnsi="Inter"/>
                      <w:b w:val="1"/>
                      <w:bCs w:val="1"/>
                      <w:sz w:val="20"/>
                      <w:szCs w:val="20"/>
                      <w:rtl w:val="0"/>
                    </w:rPr>
                    <w:t xml:space="preserve">Uncovering objective ground truth. </w:t>
                  </w:r>
                  <w:r w:rsidDel="00000000" w:rsidR="00000000" w:rsidRPr="00000000">
                    <w:rPr>
                      <w:rFonts w:ascii="Inter" w:cs="Inter" w:eastAsia="Inter" w:hAnsi="Inter"/>
                      <w:sz w:val="20"/>
                      <w:szCs w:val="20"/>
                      <w:rtl w:val="0"/>
                    </w:rPr>
                    <w:t xml:space="preserve">Mapping systemic realities and stakeholder constraints help us align agency partners around the root problem so resources and efforts are not wasted on building solutions on the wrong problems.</w:t>
                  </w:r>
                </w:p>
              </w:tc>
            </w:tr>
          </w:tbl>
          <w:p w:rsidR="00000000" w:rsidDel="00000000" w:rsidP="00000000" w:rsidRDefault="00000000" w:rsidRPr="00000000" w14:paraId="00000077">
            <w:pPr>
              <w:rPr>
                <w:rFonts w:ascii="Inter" w:cs="Inter" w:eastAsia="Inter" w:hAnsi="Inter"/>
                <w:b w:val="1"/>
                <w:bCs w:val="1"/>
              </w:rPr>
            </w:pPr>
            <w:r w:rsidDel="00000000" w:rsidR="00000000" w:rsidRPr="00000000">
              <w:rPr>
                <w:rtl w:val="0"/>
              </w:rPr>
            </w:r>
          </w:p>
        </w:tc>
      </w:tr>
    </w:tbl>
    <w:p w:rsidR="00000000" w:rsidDel="00000000" w:rsidP="00000000" w:rsidRDefault="00000000" w:rsidRPr="00000000" w14:paraId="00000078">
      <w:pPr>
        <w:rPr>
          <w:rFonts w:ascii="Inter" w:cs="Inter" w:eastAsia="Inter" w:hAnsi="Inter"/>
          <w:b w:val="1"/>
          <w:bCs w:val="1"/>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000000" w:val="clear"/>
          </w:tcPr>
          <w:p w:rsidR="00000000" w:rsidDel="00000000" w:rsidP="00000000" w:rsidRDefault="00000000" w:rsidRPr="00000000" w14:paraId="00000079">
            <w:pPr>
              <w:rPr>
                <w:rFonts w:ascii="Inter" w:cs="Inter" w:eastAsia="Inter" w:hAnsi="Inter"/>
                <w:b w:val="1"/>
                <w:bCs w:val="1"/>
                <w:color w:val="93c47d"/>
              </w:rPr>
            </w:pPr>
            <w:r w:rsidDel="00000000" w:rsidR="00000000" w:rsidRPr="00000000">
              <w:rPr>
                <w:rFonts w:ascii="Inter" w:cs="Inter" w:eastAsia="Inter" w:hAnsi="Inter"/>
                <w:b w:val="1"/>
                <w:bCs w:val="1"/>
                <w:color w:val="ffffff"/>
                <w:rtl w:val="0"/>
              </w:rPr>
              <w:t xml:space="preserve">Subphase 2: Identify What Works (Rapid Experiment)</w:t>
              <w:br w:type="textWrapping"/>
              <w:br w:type="textWrapping"/>
            </w:r>
            <w:r w:rsidDel="00000000" w:rsidR="00000000" w:rsidRPr="00000000">
              <w:rPr>
                <w:rFonts w:ascii="Inter" w:cs="Inter" w:eastAsia="Inter" w:hAnsi="Inter"/>
                <w:b w:val="1"/>
                <w:bCs w:val="1"/>
                <w:color w:val="93c47d"/>
                <w:rtl w:val="0"/>
              </w:rPr>
              <w:t xml:space="preserve">**Alternative Name**</w:t>
              <w:br w:type="textWrapping"/>
              <w:t xml:space="preserve">S</w:t>
            </w:r>
            <w:r w:rsidDel="00000000" w:rsidR="00000000" w:rsidRPr="00000000">
              <w:rPr>
                <w:rFonts w:ascii="Inter" w:cs="Inter" w:eastAsia="Inter" w:hAnsi="Inter"/>
                <w:b w:val="1"/>
                <w:bCs w:val="1"/>
                <w:color w:val="93c47d"/>
                <w:rtl w:val="0"/>
              </w:rPr>
              <w:t xml:space="preserve">ubphase 2: </w:t>
            </w:r>
            <w:r w:rsidDel="00000000" w:rsidR="00000000" w:rsidRPr="00000000">
              <w:rPr>
                <w:rFonts w:ascii="Inter" w:cs="Inter" w:eastAsia="Inter" w:hAnsi="Inter"/>
                <w:b w:val="1"/>
                <w:bCs w:val="1"/>
                <w:color w:val="93c47d"/>
                <w:rtl w:val="0"/>
              </w:rPr>
              <w:t xml:space="preserve">Discover to Creating (The Extension)</w:t>
            </w:r>
            <w:r w:rsidDel="00000000" w:rsidR="00000000" w:rsidRPr="00000000">
              <w:rPr>
                <w:rtl w:val="0"/>
              </w:rPr>
            </w:r>
          </w:p>
        </w:tc>
      </w:tr>
      <w:tr>
        <w:trPr>
          <w:cantSplit w:val="0"/>
          <w:tblHeader w:val="0"/>
        </w:trPr>
        <w:tc>
          <w:tcPr/>
          <w:p w:rsidR="00000000" w:rsidDel="00000000" w:rsidP="00000000" w:rsidRDefault="00000000" w:rsidRPr="00000000" w14:paraId="0000007A">
            <w:pPr>
              <w:rPr>
                <w:rFonts w:ascii="Inter" w:cs="Inter" w:eastAsia="Inter" w:hAnsi="Inter"/>
              </w:rPr>
            </w:pPr>
            <w:r w:rsidDel="00000000" w:rsidR="00000000" w:rsidRPr="00000000">
              <w:rPr>
                <w:rFonts w:ascii="Inter" w:cs="Inter" w:eastAsia="Inter" w:hAnsi="Inter"/>
                <w:b w:val="1"/>
                <w:bCs w:val="1"/>
                <w:rtl w:val="0"/>
              </w:rPr>
              <w:t xml:space="preserve">To conduct iterative solutioning to catch operational friction early. </w:t>
            </w:r>
            <w:r w:rsidDel="00000000" w:rsidR="00000000" w:rsidRPr="00000000">
              <w:rPr>
                <w:rFonts w:ascii="Inter" w:cs="Inter" w:eastAsia="Inter" w:hAnsi="Inter"/>
                <w:rtl w:val="0"/>
              </w:rPr>
              <w:t xml:space="preserve"> We pull prototyping out of late-stage development and into early discovery, so ideas meet reality before we commit real engineering effort.</w:t>
            </w:r>
          </w:p>
          <w:p w:rsidR="00000000" w:rsidDel="00000000" w:rsidP="00000000" w:rsidRDefault="00000000" w:rsidRPr="00000000" w14:paraId="0000007B">
            <w:pPr>
              <w:rPr>
                <w:rFonts w:ascii="Inter" w:cs="Inter" w:eastAsia="Inter" w:hAnsi="Inter"/>
              </w:rPr>
            </w:pPr>
            <w:r w:rsidDel="00000000" w:rsidR="00000000" w:rsidRPr="00000000">
              <w:rPr>
                <w:rtl w:val="0"/>
              </w:rPr>
            </w:r>
          </w:p>
          <w:tbl>
            <w:tblPr>
              <w:tblStyle w:val="Table8"/>
              <w:tblW w:w="85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95"/>
              <w:gridCol w:w="4140"/>
              <w:tblGridChange w:id="0">
                <w:tblGrid>
                  <w:gridCol w:w="4395"/>
                  <w:gridCol w:w="4140"/>
                </w:tblGrid>
              </w:tblGridChange>
            </w:tblGrid>
            <w:tr>
              <w:trPr>
                <w:cantSplit w:val="0"/>
                <w:tblHeader w:val="0"/>
              </w:trPr>
              <w:tc>
                <w:tcPr>
                  <w:tcBorders>
                    <w:top w:color="efefef" w:space="0" w:sz="8" w:val="single"/>
                    <w:left w:color="efefef" w:space="0" w:sz="8" w:val="single"/>
                    <w:bottom w:color="666666" w:space="0" w:sz="8" w:val="single"/>
                    <w:right w:color="efefef" w:space="0" w:sz="8" w:val="single"/>
                  </w:tcBorders>
                  <w:shd w:fill="efefef" w:val="clear"/>
                </w:tcPr>
                <w:p w:rsidR="00000000" w:rsidDel="00000000" w:rsidP="00000000" w:rsidRDefault="00000000" w:rsidRPr="00000000" w14:paraId="0000007C">
                  <w:pPr>
                    <w:widowControl w:val="0"/>
                    <w:spacing w:line="240" w:lineRule="auto"/>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The Shift:</w:t>
                  </w:r>
                </w:p>
              </w:tc>
              <w:tc>
                <w:tcPr>
                  <w:tcBorders>
                    <w:top w:color="efefef" w:space="0" w:sz="8" w:val="single"/>
                    <w:left w:color="efefef" w:space="0" w:sz="8" w:val="single"/>
                    <w:bottom w:color="666666" w:space="0" w:sz="8" w:val="single"/>
                    <w:right w:color="efefef" w:space="0" w:sz="8" w:val="single"/>
                  </w:tcBorders>
                  <w:shd w:fill="efefef" w:val="clear"/>
                </w:tcPr>
                <w:p w:rsidR="00000000" w:rsidDel="00000000" w:rsidP="00000000" w:rsidRDefault="00000000" w:rsidRPr="00000000" w14:paraId="0000007D">
                  <w:pPr>
                    <w:widowControl w:val="0"/>
                    <w:spacing w:line="240" w:lineRule="auto"/>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The Value</w:t>
                  </w:r>
                </w:p>
              </w:tc>
            </w:tr>
            <w:tr>
              <w:trPr>
                <w:cantSplit w:val="0"/>
                <w:trHeight w:val="1770" w:hRule="atLeast"/>
                <w:tblHeader w:val="0"/>
              </w:trPr>
              <w:tc>
                <w:tcPr>
                  <w:tcBorders>
                    <w:top w:color="666666" w:space="0" w:sz="8" w:val="single"/>
                    <w:left w:color="efefef" w:space="0" w:sz="8" w:val="single"/>
                    <w:bottom w:color="434343" w:space="0" w:sz="8" w:val="single"/>
                    <w:right w:color="efefef" w:space="0" w:sz="8" w:val="single"/>
                  </w:tcBorders>
                  <w:shd w:fill="efefef" w:val="clear"/>
                </w:tcPr>
                <w:p w:rsidR="00000000" w:rsidDel="00000000" w:rsidP="00000000" w:rsidRDefault="00000000" w:rsidRPr="00000000" w14:paraId="0000007E">
                  <w:pPr>
                    <w:rPr>
                      <w:rFonts w:ascii="Inter" w:cs="Inter" w:eastAsia="Inter" w:hAnsi="Inter"/>
                      <w:i w:val="1"/>
                      <w:iCs w:val="1"/>
                      <w:sz w:val="20"/>
                      <w:szCs w:val="20"/>
                    </w:rPr>
                  </w:pPr>
                  <w:r w:rsidDel="00000000" w:rsidR="00000000" w:rsidRPr="00000000">
                    <w:rPr>
                      <w:rFonts w:ascii="Inter" w:cs="Inter" w:eastAsia="Inter" w:hAnsi="Inter"/>
                      <w:b w:val="1"/>
                      <w:bCs w:val="1"/>
                      <w:sz w:val="20"/>
                      <w:szCs w:val="20"/>
                      <w:rtl w:val="0"/>
                    </w:rPr>
                    <w:t xml:space="preserve">Deploying interactive concepts early. </w:t>
                  </w:r>
                  <w:r w:rsidDel="00000000" w:rsidR="00000000" w:rsidRPr="00000000">
                    <w:rPr>
                      <w:rFonts w:ascii="Inter" w:cs="Inter" w:eastAsia="Inter" w:hAnsi="Inter"/>
                      <w:sz w:val="20"/>
                      <w:szCs w:val="20"/>
                      <w:rtl w:val="0"/>
                    </w:rPr>
                    <w:t xml:space="preserve">Instead of relying on static mock-ups and early user stories, designers use </w:t>
                  </w:r>
                  <w:commentRangeStart w:id="3"/>
                  <w:r w:rsidDel="00000000" w:rsidR="00000000" w:rsidRPr="00000000">
                    <w:rPr>
                      <w:rFonts w:ascii="Inter" w:cs="Inter" w:eastAsia="Inter" w:hAnsi="Inter"/>
                      <w:sz w:val="20"/>
                      <w:szCs w:val="20"/>
                      <w:rtl w:val="0"/>
                    </w:rPr>
                    <w:t xml:space="preserve">AI to build responsive prototypes</w:t>
                  </w:r>
                  <w:commentRangeEnd w:id="3"/>
                  <w:r w:rsidDel="00000000" w:rsidR="00000000" w:rsidRPr="00000000">
                    <w:commentReference w:id="3"/>
                  </w:r>
                  <w:r w:rsidDel="00000000" w:rsidR="00000000" w:rsidRPr="00000000">
                    <w:rPr>
                      <w:rFonts w:ascii="Inter" w:cs="Inter" w:eastAsia="Inter" w:hAnsi="Inter"/>
                      <w:sz w:val="20"/>
                      <w:szCs w:val="20"/>
                      <w:rtl w:val="0"/>
                    </w:rPr>
                    <w:t xml:space="preserve"> at a fraction of traditional time and cost.</w:t>
                  </w:r>
                  <w:r w:rsidDel="00000000" w:rsidR="00000000" w:rsidRPr="00000000">
                    <w:rPr>
                      <w:rtl w:val="0"/>
                    </w:rPr>
                  </w:r>
                </w:p>
              </w:tc>
              <w:tc>
                <w:tcPr>
                  <w:tcBorders>
                    <w:top w:color="666666" w:space="0" w:sz="8" w:val="single"/>
                    <w:left w:color="efefef" w:space="0" w:sz="8" w:val="single"/>
                    <w:bottom w:color="434343" w:space="0" w:sz="8" w:val="single"/>
                    <w:right w:color="efefef" w:space="0" w:sz="8" w:val="single"/>
                  </w:tcBorders>
                  <w:shd w:fill="efefef" w:val="clear"/>
                </w:tcPr>
                <w:p w:rsidR="00000000" w:rsidDel="00000000" w:rsidP="00000000" w:rsidRDefault="00000000" w:rsidRPr="00000000" w14:paraId="0000007F">
                  <w:pPr>
                    <w:widowControl w:val="0"/>
                    <w:spacing w:line="240" w:lineRule="auto"/>
                    <w:rPr>
                      <w:rFonts w:ascii="Inter" w:cs="Inter" w:eastAsia="Inter" w:hAnsi="Inter"/>
                      <w:sz w:val="20"/>
                      <w:szCs w:val="20"/>
                    </w:rPr>
                  </w:pPr>
                  <w:r w:rsidDel="00000000" w:rsidR="00000000" w:rsidRPr="00000000">
                    <w:rPr>
                      <w:rFonts w:ascii="Inter" w:cs="Inter" w:eastAsia="Inter" w:hAnsi="Inter"/>
                      <w:b w:val="1"/>
                      <w:bCs w:val="1"/>
                      <w:sz w:val="20"/>
                      <w:szCs w:val="20"/>
                      <w:rtl w:val="0"/>
                    </w:rPr>
                    <w:t xml:space="preserve">Validating direction with concrete evidence. </w:t>
                  </w:r>
                  <w:r w:rsidDel="00000000" w:rsidR="00000000" w:rsidRPr="00000000">
                    <w:rPr>
                      <w:rFonts w:ascii="Inter" w:cs="Inter" w:eastAsia="Inter" w:hAnsi="Inter"/>
                      <w:sz w:val="20"/>
                      <w:szCs w:val="20"/>
                      <w:rtl w:val="0"/>
                    </w:rPr>
                    <w:t xml:space="preserve">By testing these prototypes against the data, we capture actual user behavior before development begins. This catches operational friction early, saving officers from administrative roadblocks and delivering reliable experience for the public.</w:t>
                  </w:r>
                </w:p>
                <w:p w:rsidR="00000000" w:rsidDel="00000000" w:rsidP="00000000" w:rsidRDefault="00000000" w:rsidRPr="00000000" w14:paraId="00000080">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br w:type="textWrapping"/>
                    <w:t xml:space="preserve">(see 4.2 Discovery – Subphase 2)</w:t>
                  </w:r>
                </w:p>
              </w:tc>
            </w:tr>
          </w:tbl>
          <w:p w:rsidR="00000000" w:rsidDel="00000000" w:rsidP="00000000" w:rsidRDefault="00000000" w:rsidRPr="00000000" w14:paraId="00000081">
            <w:pPr>
              <w:rPr>
                <w:rFonts w:ascii="Inter" w:cs="Inter" w:eastAsia="Inter" w:hAnsi="Inter"/>
                <w:b w:val="1"/>
                <w:bCs w:val="1"/>
              </w:rPr>
            </w:pPr>
            <w:r w:rsidDel="00000000" w:rsidR="00000000" w:rsidRPr="00000000">
              <w:rPr>
                <w:rtl w:val="0"/>
              </w:rPr>
            </w:r>
          </w:p>
        </w:tc>
      </w:tr>
    </w:tbl>
    <w:p w:rsidR="00000000" w:rsidDel="00000000" w:rsidP="00000000" w:rsidRDefault="00000000" w:rsidRPr="00000000" w14:paraId="00000082">
      <w:pPr>
        <w:rPr>
          <w:rFonts w:ascii="Inter" w:cs="Inter" w:eastAsia="Inter" w:hAnsi="Inter"/>
          <w:b w:val="1"/>
          <w:bCs w:val="1"/>
        </w:rPr>
      </w:pPr>
      <w:r w:rsidDel="00000000" w:rsidR="00000000" w:rsidRPr="00000000">
        <w:rPr>
          <w:rtl w:val="0"/>
        </w:rPr>
      </w:r>
    </w:p>
    <w:p w:rsidR="00000000" w:rsidDel="00000000" w:rsidP="00000000" w:rsidRDefault="00000000" w:rsidRPr="00000000" w14:paraId="00000083">
      <w:pPr>
        <w:pStyle w:val="Heading3"/>
        <w:rPr>
          <w:b w:val="1"/>
          <w:bCs w:val="1"/>
        </w:rPr>
      </w:pPr>
      <w:bookmarkStart w:colFirst="0" w:colLast="0" w:name="_y2gh4vjt67e1" w:id="10"/>
      <w:bookmarkEnd w:id="10"/>
      <w:r w:rsidDel="00000000" w:rsidR="00000000" w:rsidRPr="00000000">
        <w:rPr>
          <w:b w:val="1"/>
          <w:bCs w:val="1"/>
          <w:rtl w:val="0"/>
        </w:rPr>
        <w:t xml:space="preserve">2.4 Success in our eyes</w:t>
      </w:r>
    </w:p>
    <w:p w:rsidR="00000000" w:rsidDel="00000000" w:rsidP="00000000" w:rsidRDefault="00000000" w:rsidRPr="00000000" w14:paraId="00000084">
      <w:pPr>
        <w:rPr>
          <w:rFonts w:ascii="Inter" w:cs="Inter" w:eastAsia="Inter" w:hAnsi="Inter"/>
        </w:rPr>
      </w:pPr>
      <w:r w:rsidDel="00000000" w:rsidR="00000000" w:rsidRPr="00000000">
        <w:rPr>
          <w:rFonts w:ascii="Inter" w:cs="Inter" w:eastAsia="Inter" w:hAnsi="Inter"/>
          <w:rtl w:val="0"/>
        </w:rPr>
        <w:t xml:space="preserve">The pace of development has accelerated dramatically. But speed applied to the wrong problem is just the wrong problem </w:t>
      </w:r>
      <w:r w:rsidDel="00000000" w:rsidR="00000000" w:rsidRPr="00000000">
        <w:rPr>
          <w:rFonts w:ascii="Inter" w:cs="Inter" w:eastAsia="Inter" w:hAnsi="Inter"/>
          <w:rtl w:val="0"/>
        </w:rPr>
        <w:t xml:space="preserve">arrived</w:t>
      </w:r>
      <w:r w:rsidDel="00000000" w:rsidR="00000000" w:rsidRPr="00000000">
        <w:rPr>
          <w:rFonts w:ascii="Inter" w:cs="Inter" w:eastAsia="Inter" w:hAnsi="Inter"/>
          <w:rtl w:val="0"/>
        </w:rPr>
        <w:t xml:space="preserve"> sooner. </w:t>
      </w:r>
      <w:r w:rsidDel="00000000" w:rsidR="00000000" w:rsidRPr="00000000">
        <w:rPr>
          <w:rFonts w:ascii="Inter" w:cs="Inter" w:eastAsia="Inter" w:hAnsi="Inter"/>
          <w:rtl w:val="0"/>
        </w:rPr>
        <w:t xml:space="preserve">As public needs continue to evolve over time, getting</w:t>
      </w:r>
      <w:r w:rsidDel="00000000" w:rsidR="00000000" w:rsidRPr="00000000">
        <w:rPr>
          <w:rFonts w:ascii="Inter" w:cs="Inter" w:eastAsia="Inter" w:hAnsi="Inter"/>
          <w:rtl w:val="0"/>
        </w:rPr>
        <w:t xml:space="preserve"> it right takes more than moving quickly; it requires the judgement to know when to push forward and when to slow down, especially within institutions where the default reaction is to settle for “how it’s always been done”. </w:t>
      </w:r>
    </w:p>
    <w:p w:rsidR="00000000" w:rsidDel="00000000" w:rsidP="00000000" w:rsidRDefault="00000000" w:rsidRPr="00000000" w14:paraId="00000085">
      <w:pPr>
        <w:rPr>
          <w:rFonts w:ascii="Inter" w:cs="Inter" w:eastAsia="Inter" w:hAnsi="Inter"/>
        </w:rPr>
      </w:pPr>
      <w:r w:rsidDel="00000000" w:rsidR="00000000" w:rsidRPr="00000000">
        <w:rPr>
          <w:rtl w:val="0"/>
        </w:rPr>
      </w:r>
    </w:p>
    <w:p w:rsidR="00000000" w:rsidDel="00000000" w:rsidP="00000000" w:rsidRDefault="00000000" w:rsidRPr="00000000" w14:paraId="00000086">
      <w:pPr>
        <w:rPr>
          <w:rFonts w:ascii="Inter" w:cs="Inter" w:eastAsia="Inter" w:hAnsi="Inter"/>
        </w:rPr>
      </w:pPr>
      <w:r w:rsidDel="00000000" w:rsidR="00000000" w:rsidRPr="00000000">
        <w:rPr>
          <w:rFonts w:ascii="Inter" w:cs="Inter" w:eastAsia="Inter" w:hAnsi="Inter"/>
          <w:rtl w:val="0"/>
        </w:rPr>
        <w:t xml:space="preserve">Below are the indicators that show we are moving in the right direction:</w:t>
      </w:r>
    </w:p>
    <w:p w:rsidR="00000000" w:rsidDel="00000000" w:rsidP="00000000" w:rsidRDefault="00000000" w:rsidRPr="00000000" w14:paraId="00000087">
      <w:pPr>
        <w:rPr>
          <w:rFonts w:ascii="Inter" w:cs="Inter" w:eastAsia="Inter" w:hAnsi="Inter"/>
        </w:rPr>
      </w:pPr>
      <w:r w:rsidDel="00000000" w:rsidR="00000000" w:rsidRPr="00000000">
        <w:rPr>
          <w:rtl w:val="0"/>
        </w:rPr>
      </w:r>
    </w:p>
    <w:tbl>
      <w:tblPr>
        <w:tblStyle w:val="Table9"/>
        <w:tblW w:w="9705.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3045"/>
        <w:gridCol w:w="6660"/>
        <w:tblGridChange w:id="0">
          <w:tblGrid>
            <w:gridCol w:w="3045"/>
            <w:gridCol w:w="6660"/>
          </w:tblGrid>
        </w:tblGridChange>
      </w:tblGrid>
      <w:tr>
        <w:trPr>
          <w:cantSplit w:val="0"/>
          <w:tblHeader w:val="0"/>
        </w:trPr>
        <w:tc>
          <w:tcPr/>
          <w:p w:rsidR="00000000" w:rsidDel="00000000" w:rsidP="00000000" w:rsidRDefault="00000000" w:rsidRPr="00000000" w14:paraId="00000088">
            <w:pPr>
              <w:widowControl w:val="0"/>
              <w:numPr>
                <w:ilvl w:val="0"/>
                <w:numId w:val="32"/>
              </w:numPr>
              <w:spacing w:line="240" w:lineRule="auto"/>
              <w:ind w:left="720" w:hanging="360"/>
              <w:rPr>
                <w:rFonts w:ascii="Inter" w:cs="Inter" w:eastAsia="Inter" w:hAnsi="Inter"/>
                <w:b w:val="1"/>
                <w:bCs w:val="1"/>
              </w:rPr>
            </w:pPr>
            <w:r w:rsidDel="00000000" w:rsidR="00000000" w:rsidRPr="00000000">
              <w:rPr>
                <w:rFonts w:ascii="Inter" w:cs="Inter" w:eastAsia="Inter" w:hAnsi="Inter"/>
                <w:b w:val="1"/>
                <w:bCs w:val="1"/>
                <w:rtl w:val="0"/>
              </w:rPr>
              <w:t xml:space="preserve">The right problems were named.</w:t>
            </w:r>
          </w:p>
        </w:tc>
        <w:tc>
          <w:tcPr/>
          <w:p w:rsidR="00000000" w:rsidDel="00000000" w:rsidP="00000000" w:rsidRDefault="00000000" w:rsidRPr="00000000" w14:paraId="00000089">
            <w:pPr>
              <w:widowControl w:val="0"/>
              <w:spacing w:line="240" w:lineRule="auto"/>
              <w:rPr>
                <w:rFonts w:ascii="Inter" w:cs="Inter" w:eastAsia="Inter" w:hAnsi="Inter"/>
                <w:i w:val="1"/>
                <w:iCs w:val="1"/>
                <w:highlight w:val="yellow"/>
              </w:rPr>
            </w:pPr>
            <w:r w:rsidDel="00000000" w:rsidR="00000000" w:rsidRPr="00000000">
              <w:rPr>
                <w:rFonts w:ascii="Inter" w:cs="Inter" w:eastAsia="Inter" w:hAnsi="Inter"/>
                <w:rtl w:val="0"/>
              </w:rPr>
              <w:t xml:space="preserve">We identified and articulated the discovered problem, rather than settling on what was assumed. </w:t>
            </w:r>
            <w:r w:rsidDel="00000000" w:rsidR="00000000" w:rsidRPr="00000000">
              <w:rPr>
                <w:rtl w:val="0"/>
              </w:rPr>
            </w:r>
          </w:p>
        </w:tc>
      </w:tr>
      <w:tr>
        <w:trPr>
          <w:cantSplit w:val="0"/>
          <w:tblHeader w:val="0"/>
        </w:trPr>
        <w:tc>
          <w:tcPr/>
          <w:p w:rsidR="00000000" w:rsidDel="00000000" w:rsidP="00000000" w:rsidRDefault="00000000" w:rsidRPr="00000000" w14:paraId="0000008A">
            <w:pPr>
              <w:widowControl w:val="0"/>
              <w:numPr>
                <w:ilvl w:val="0"/>
                <w:numId w:val="32"/>
              </w:numPr>
              <w:spacing w:line="240" w:lineRule="auto"/>
              <w:ind w:left="720" w:hanging="360"/>
              <w:rPr>
                <w:rFonts w:ascii="Inter" w:cs="Inter" w:eastAsia="Inter" w:hAnsi="Inter"/>
                <w:b w:val="1"/>
                <w:bCs w:val="1"/>
              </w:rPr>
            </w:pPr>
            <w:r w:rsidDel="00000000" w:rsidR="00000000" w:rsidRPr="00000000">
              <w:rPr>
                <w:rFonts w:ascii="Inter" w:cs="Inter" w:eastAsia="Inter" w:hAnsi="Inter"/>
                <w:b w:val="1"/>
                <w:bCs w:val="1"/>
                <w:rtl w:val="0"/>
              </w:rPr>
              <w:t xml:space="preserve">The hard line was held.</w:t>
            </w:r>
          </w:p>
        </w:tc>
        <w:tc>
          <w:tcPr/>
          <w:p w:rsidR="00000000" w:rsidDel="00000000" w:rsidP="00000000" w:rsidRDefault="00000000" w:rsidRPr="00000000" w14:paraId="0000008B">
            <w:pPr>
              <w:widowControl w:val="0"/>
              <w:spacing w:line="240" w:lineRule="auto"/>
              <w:rPr>
                <w:rFonts w:ascii="Inter" w:cs="Inter" w:eastAsia="Inter" w:hAnsi="Inter"/>
                <w:i w:val="1"/>
                <w:iCs w:val="1"/>
                <w:highlight w:val="yellow"/>
              </w:rPr>
            </w:pPr>
            <w:r w:rsidDel="00000000" w:rsidR="00000000" w:rsidRPr="00000000">
              <w:rPr>
                <w:rFonts w:ascii="Inter" w:cs="Inter" w:eastAsia="Inter" w:hAnsi="Inter"/>
                <w:rtl w:val="0"/>
              </w:rPr>
              <w:t xml:space="preserve">We pushed back on assumptions, legacy framings rather than accepting them at face value to protect the integrity of the final product.</w:t>
            </w:r>
            <w:r w:rsidDel="00000000" w:rsidR="00000000" w:rsidRPr="00000000">
              <w:rPr>
                <w:rtl w:val="0"/>
              </w:rPr>
            </w:r>
          </w:p>
        </w:tc>
      </w:tr>
      <w:tr>
        <w:trPr>
          <w:cantSplit w:val="0"/>
          <w:tblHeader w:val="0"/>
        </w:trPr>
        <w:tc>
          <w:tcPr/>
          <w:p w:rsidR="00000000" w:rsidDel="00000000" w:rsidP="00000000" w:rsidRDefault="00000000" w:rsidRPr="00000000" w14:paraId="0000008C">
            <w:pPr>
              <w:widowControl w:val="0"/>
              <w:numPr>
                <w:ilvl w:val="0"/>
                <w:numId w:val="32"/>
              </w:numPr>
              <w:spacing w:line="240" w:lineRule="auto"/>
              <w:ind w:left="720" w:hanging="360"/>
              <w:rPr>
                <w:rFonts w:ascii="Inter" w:cs="Inter" w:eastAsia="Inter" w:hAnsi="Inter"/>
                <w:b w:val="1"/>
                <w:bCs w:val="1"/>
              </w:rPr>
            </w:pPr>
            <w:r w:rsidDel="00000000" w:rsidR="00000000" w:rsidRPr="00000000">
              <w:rPr>
                <w:rFonts w:ascii="Inter" w:cs="Inter" w:eastAsia="Inter" w:hAnsi="Inter"/>
                <w:b w:val="1"/>
                <w:bCs w:val="1"/>
                <w:rtl w:val="0"/>
              </w:rPr>
              <w:t xml:space="preserve">The technology</w:t>
            </w:r>
            <w:r w:rsidDel="00000000" w:rsidR="00000000" w:rsidRPr="00000000">
              <w:rPr>
                <w:rFonts w:ascii="Inter" w:cs="Inter" w:eastAsia="Inter" w:hAnsi="Inter"/>
                <w:b w:val="1"/>
                <w:bCs w:val="1"/>
                <w:rtl w:val="0"/>
              </w:rPr>
              <w:t xml:space="preserve"> served the people.</w:t>
            </w:r>
          </w:p>
        </w:tc>
        <w:tc>
          <w:tcPr/>
          <w:p w:rsidR="00000000" w:rsidDel="00000000" w:rsidP="00000000" w:rsidRDefault="00000000" w:rsidRPr="00000000" w14:paraId="0000008D">
            <w:pPr>
              <w:widowControl w:val="0"/>
              <w:spacing w:line="240" w:lineRule="auto"/>
              <w:rPr>
                <w:rFonts w:ascii="Inter" w:cs="Inter" w:eastAsia="Inter" w:hAnsi="Inter"/>
              </w:rPr>
            </w:pPr>
            <w:r w:rsidDel="00000000" w:rsidR="00000000" w:rsidRPr="00000000">
              <w:rPr>
                <w:rFonts w:ascii="Inter" w:cs="Inter" w:eastAsia="Inter" w:hAnsi="Inter"/>
                <w:rtl w:val="0"/>
              </w:rPr>
              <w:t xml:space="preserve">We empowered partner agencies to deploy user-centric solutions that accurately solved real friction points and elevated the citizen experience.</w:t>
            </w:r>
          </w:p>
        </w:tc>
      </w:tr>
      <w:tr>
        <w:trPr>
          <w:cantSplit w:val="0"/>
          <w:tblHeader w:val="0"/>
        </w:trPr>
        <w:tc>
          <w:tcPr/>
          <w:p w:rsidR="00000000" w:rsidDel="00000000" w:rsidP="00000000" w:rsidRDefault="00000000" w:rsidRPr="00000000" w14:paraId="0000008E">
            <w:pPr>
              <w:widowControl w:val="0"/>
              <w:numPr>
                <w:ilvl w:val="0"/>
                <w:numId w:val="32"/>
              </w:numPr>
              <w:spacing w:line="240" w:lineRule="auto"/>
              <w:ind w:left="720" w:hanging="360"/>
              <w:rPr>
                <w:rFonts w:ascii="Inter" w:cs="Inter" w:eastAsia="Inter" w:hAnsi="Inter"/>
                <w:b w:val="1"/>
                <w:bCs w:val="1"/>
              </w:rPr>
            </w:pPr>
            <w:r w:rsidDel="00000000" w:rsidR="00000000" w:rsidRPr="00000000">
              <w:rPr>
                <w:rFonts w:ascii="Inter" w:cs="Inter" w:eastAsia="Inter" w:hAnsi="Inter"/>
                <w:b w:val="1"/>
                <w:bCs w:val="1"/>
                <w:rtl w:val="0"/>
              </w:rPr>
              <w:t xml:space="preserve">The agency’s capabilities were built.</w:t>
            </w:r>
          </w:p>
        </w:tc>
        <w:tc>
          <w:tcPr/>
          <w:p w:rsidR="00000000" w:rsidDel="00000000" w:rsidP="00000000" w:rsidRDefault="00000000" w:rsidRPr="00000000" w14:paraId="0000008F">
            <w:pPr>
              <w:widowControl w:val="0"/>
              <w:spacing w:line="240" w:lineRule="auto"/>
              <w:rPr>
                <w:rFonts w:ascii="Inter" w:cs="Inter" w:eastAsia="Inter" w:hAnsi="Inter"/>
                <w:i w:val="1"/>
                <w:iCs w:val="1"/>
                <w:highlight w:val="yellow"/>
              </w:rPr>
            </w:pPr>
            <w:r w:rsidDel="00000000" w:rsidR="00000000" w:rsidRPr="00000000">
              <w:rPr>
                <w:rFonts w:ascii="Inter" w:cs="Inter" w:eastAsia="Inter" w:hAnsi="Inter"/>
                <w:rtl w:val="0"/>
              </w:rPr>
              <w:t xml:space="preserve">We established sustainable operational frameworks, enabling agency partners to drive the work forward without long-term dependency on GTC.</w:t>
            </w:r>
            <w:r w:rsidDel="00000000" w:rsidR="00000000" w:rsidRPr="00000000">
              <w:rPr>
                <w:rtl w:val="0"/>
              </w:rPr>
            </w:r>
          </w:p>
        </w:tc>
      </w:tr>
      <w:tr>
        <w:trPr>
          <w:cantSplit w:val="0"/>
          <w:tblHeader w:val="0"/>
        </w:trPr>
        <w:tc>
          <w:tcPr/>
          <w:p w:rsidR="00000000" w:rsidDel="00000000" w:rsidP="00000000" w:rsidRDefault="00000000" w:rsidRPr="00000000" w14:paraId="00000090">
            <w:pPr>
              <w:widowControl w:val="0"/>
              <w:numPr>
                <w:ilvl w:val="0"/>
                <w:numId w:val="32"/>
              </w:numPr>
              <w:spacing w:line="240" w:lineRule="auto"/>
              <w:ind w:left="720" w:hanging="360"/>
              <w:rPr>
                <w:rFonts w:ascii="Inter" w:cs="Inter" w:eastAsia="Inter" w:hAnsi="Inter"/>
                <w:b w:val="1"/>
                <w:bCs w:val="1"/>
              </w:rPr>
            </w:pPr>
            <w:r w:rsidDel="00000000" w:rsidR="00000000" w:rsidRPr="00000000">
              <w:rPr>
                <w:rFonts w:ascii="Inter" w:cs="Inter" w:eastAsia="Inter" w:hAnsi="Inter"/>
                <w:b w:val="1"/>
                <w:bCs w:val="1"/>
                <w:rtl w:val="0"/>
              </w:rPr>
              <w:t xml:space="preserve">The standard was modelled.</w:t>
            </w:r>
          </w:p>
        </w:tc>
        <w:tc>
          <w:tcPr/>
          <w:p w:rsidR="00000000" w:rsidDel="00000000" w:rsidP="00000000" w:rsidRDefault="00000000" w:rsidRPr="00000000" w14:paraId="00000091">
            <w:pPr>
              <w:widowControl w:val="0"/>
              <w:spacing w:line="240" w:lineRule="auto"/>
              <w:rPr>
                <w:rFonts w:ascii="Inter" w:cs="Inter" w:eastAsia="Inter" w:hAnsi="Inter"/>
              </w:rPr>
            </w:pPr>
            <w:r w:rsidDel="00000000" w:rsidR="00000000" w:rsidRPr="00000000">
              <w:rPr>
                <w:rFonts w:ascii="Inter" w:cs="Inter" w:eastAsia="Inter" w:hAnsi="Inter"/>
                <w:rtl w:val="0"/>
              </w:rPr>
              <w:t xml:space="preserve">We demonstrated a level of rigour, empathy, and speed that set a new operational template for the agency’s future endeavours.</w:t>
            </w:r>
          </w:p>
        </w:tc>
      </w:tr>
    </w:tbl>
    <w:p w:rsidR="00000000" w:rsidDel="00000000" w:rsidP="00000000" w:rsidRDefault="00000000" w:rsidRPr="00000000" w14:paraId="00000092">
      <w:pPr>
        <w:pStyle w:val="Heading2"/>
        <w:rPr>
          <w:rFonts w:ascii="Inter" w:cs="Inter" w:eastAsia="Inter" w:hAnsi="Inter"/>
          <w:sz w:val="48"/>
          <w:szCs w:val="48"/>
        </w:rPr>
      </w:pPr>
      <w:bookmarkStart w:colFirst="0" w:colLast="0" w:name="_ekjkpgo0d3ny" w:id="11"/>
      <w:bookmarkEnd w:id="11"/>
      <w:r w:rsidDel="00000000" w:rsidR="00000000" w:rsidRPr="00000000">
        <w:rPr>
          <w:rFonts w:ascii="Inter" w:cs="Inter" w:eastAsia="Inter" w:hAnsi="Inter"/>
          <w:sz w:val="48"/>
          <w:szCs w:val="48"/>
          <w:rtl w:val="0"/>
        </w:rPr>
        <w:t xml:space="preserve">03 · Our Approach</w:t>
      </w:r>
    </w:p>
    <w:p w:rsidR="00000000" w:rsidDel="00000000" w:rsidP="00000000" w:rsidRDefault="00000000" w:rsidRPr="00000000" w14:paraId="00000093">
      <w:pPr>
        <w:pStyle w:val="Heading3"/>
        <w:rPr>
          <w:b w:val="1"/>
          <w:bCs w:val="1"/>
        </w:rPr>
      </w:pPr>
      <w:bookmarkStart w:colFirst="0" w:colLast="0" w:name="_vo2annozx542" w:id="12"/>
      <w:bookmarkEnd w:id="12"/>
      <w:r w:rsidDel="00000000" w:rsidR="00000000" w:rsidRPr="00000000">
        <w:rPr>
          <w:b w:val="1"/>
          <w:bCs w:val="1"/>
          <w:rtl w:val="0"/>
        </w:rPr>
        <w:t xml:space="preserve">3.1 The Shape of Engagement</w:t>
      </w:r>
    </w:p>
    <w:p w:rsidR="00000000" w:rsidDel="00000000" w:rsidP="00000000" w:rsidRDefault="00000000" w:rsidRPr="00000000" w14:paraId="00000094">
      <w:pPr>
        <w:rPr>
          <w:rFonts w:ascii="Inter" w:cs="Inter" w:eastAsia="Inter" w:hAnsi="Inter"/>
        </w:rPr>
      </w:pPr>
      <w:r w:rsidDel="00000000" w:rsidR="00000000" w:rsidRPr="00000000">
        <w:rPr>
          <w:rFonts w:ascii="Inter" w:cs="Inter" w:eastAsia="Inter" w:hAnsi="Inter"/>
          <w:rtl w:val="0"/>
        </w:rPr>
        <w:t xml:space="preserve">Partnership is how we work.</w:t>
      </w:r>
      <w:r w:rsidDel="00000000" w:rsidR="00000000" w:rsidRPr="00000000">
        <w:rPr>
          <w:rFonts w:ascii="Inter" w:cs="Inter" w:eastAsia="Inter" w:hAnsi="Inter"/>
          <w:b w:val="1"/>
          <w:bCs w:val="1"/>
          <w:rtl w:val="0"/>
        </w:rPr>
        <w:t xml:space="preserve"> </w:t>
      </w:r>
      <w:r w:rsidDel="00000000" w:rsidR="00000000" w:rsidRPr="00000000">
        <w:rPr>
          <w:rFonts w:ascii="Inter" w:cs="Inter" w:eastAsia="Inter" w:hAnsi="Inter"/>
          <w:rtl w:val="0"/>
        </w:rPr>
        <w:t xml:space="preserve">Agencies bring the domain knowledge and the mandate; we bring discovery capability, technology, and product expertise. Together, we build something that creates real impact for the public. Below shows where our partnership begins and ends, and why both points matter:</w:t>
      </w:r>
    </w:p>
    <w:p w:rsidR="00000000" w:rsidDel="00000000" w:rsidP="00000000" w:rsidRDefault="00000000" w:rsidRPr="00000000" w14:paraId="00000095">
      <w:pPr>
        <w:rPr>
          <w:rFonts w:ascii="Inter" w:cs="Inter" w:eastAsia="Inter" w:hAnsi="Inter"/>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096">
            <w:pPr>
              <w:widowControl w:val="0"/>
              <w:spacing w:line="240" w:lineRule="auto"/>
              <w:rPr>
                <w:rFonts w:ascii="Courier New" w:cs="Courier New" w:eastAsia="Courier New" w:hAnsi="Courier New"/>
                <w:color w:val="1264a3"/>
                <w:sz w:val="18"/>
                <w:szCs w:val="18"/>
              </w:rPr>
            </w:pPr>
            <w:r w:rsidDel="00000000" w:rsidR="00000000" w:rsidRPr="00000000">
              <w:rPr>
                <w:rtl w:val="0"/>
              </w:rPr>
            </w:r>
          </w:p>
          <w:p w:rsidR="00000000" w:rsidDel="00000000" w:rsidP="00000000" w:rsidRDefault="00000000" w:rsidRPr="00000000" w14:paraId="00000097">
            <w:pPr>
              <w:widowControl w:val="0"/>
              <w:spacing w:line="240" w:lineRule="auto"/>
              <w:rPr>
                <w:rFonts w:ascii="Courier New" w:cs="Courier New" w:eastAsia="Courier New" w:hAnsi="Courier New"/>
                <w:color w:val="1264a3"/>
                <w:sz w:val="18"/>
                <w:szCs w:val="18"/>
              </w:rPr>
            </w:pPr>
            <w:r w:rsidDel="00000000" w:rsidR="00000000" w:rsidRPr="00000000">
              <w:rPr>
                <w:rFonts w:ascii="Courier New" w:cs="Courier New" w:eastAsia="Courier New" w:hAnsi="Courier New"/>
                <w:color w:val="1264a3"/>
                <w:sz w:val="18"/>
                <w:szCs w:val="18"/>
                <w:rtl w:val="0"/>
              </w:rPr>
              <w:t xml:space="preserve">[ INCEPTION ] ───────► [ DISCOVERY &amp; EXPERIMENTATION ] ───────► [ BUILD &amp; LAUNCH ]</w:t>
            </w:r>
          </w:p>
          <w:p w:rsidR="00000000" w:rsidDel="00000000" w:rsidP="00000000" w:rsidRDefault="00000000" w:rsidRPr="00000000" w14:paraId="00000098">
            <w:pPr>
              <w:widowControl w:val="0"/>
              <w:spacing w:line="240" w:lineRule="auto"/>
              <w:rPr>
                <w:rFonts w:ascii="Courier New" w:cs="Courier New" w:eastAsia="Courier New" w:hAnsi="Courier New"/>
                <w:color w:val="1264a3"/>
                <w:sz w:val="18"/>
                <w:szCs w:val="18"/>
              </w:rPr>
            </w:pPr>
            <w:r w:rsidDel="00000000" w:rsidR="00000000" w:rsidRPr="00000000">
              <w:rPr>
                <w:rtl w:val="0"/>
              </w:rPr>
            </w:r>
          </w:p>
          <w:tbl>
            <w:tblPr>
              <w:tblStyle w:val="Table11"/>
              <w:tblW w:w="9135.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995"/>
              <w:gridCol w:w="4095"/>
              <w:gridCol w:w="3045"/>
              <w:tblGridChange w:id="0">
                <w:tblGrid>
                  <w:gridCol w:w="1995"/>
                  <w:gridCol w:w="4095"/>
                  <w:gridCol w:w="3045"/>
                </w:tblGrid>
              </w:tblGridChange>
            </w:tblGrid>
            <w:tr>
              <w:trPr>
                <w:cantSplit w:val="0"/>
                <w:tblHeader w:val="0"/>
              </w:trPr>
              <w:tc>
                <w:tcPr/>
                <w:p w:rsidR="00000000" w:rsidDel="00000000" w:rsidP="00000000" w:rsidRDefault="00000000" w:rsidRPr="00000000" w14:paraId="00000099">
                  <w:pPr>
                    <w:widowControl w:val="0"/>
                    <w:spacing w:line="240" w:lineRule="auto"/>
                    <w:jc w:val="center"/>
                    <w:rPr>
                      <w:rFonts w:ascii="Courier New" w:cs="Courier New" w:eastAsia="Courier New" w:hAnsi="Courier New"/>
                      <w:color w:val="1264a3"/>
                      <w:sz w:val="18"/>
                      <w:szCs w:val="18"/>
                    </w:rPr>
                  </w:pPr>
                  <w:r w:rsidDel="00000000" w:rsidR="00000000" w:rsidRPr="00000000">
                    <w:rPr>
                      <w:rFonts w:ascii="Fira Mono" w:cs="Fira Mono" w:eastAsia="Fira Mono" w:hAnsi="Fira Mono"/>
                      <w:b w:val="1"/>
                      <w:bCs w:val="1"/>
                      <w:color w:val="1264a3"/>
                      <w:sz w:val="44"/>
                      <w:szCs w:val="44"/>
                      <w:rtl w:val="0"/>
                    </w:rPr>
                    <w:t xml:space="preserve">↑</w:t>
                  </w:r>
                  <w:r w:rsidDel="00000000" w:rsidR="00000000" w:rsidRPr="00000000">
                    <w:rPr>
                      <w:rFonts w:ascii="Courier New" w:cs="Courier New" w:eastAsia="Courier New" w:hAnsi="Courier New"/>
                      <w:color w:val="1264a3"/>
                      <w:sz w:val="18"/>
                      <w:szCs w:val="18"/>
                      <w:rtl w:val="0"/>
                    </w:rPr>
                    <w:t xml:space="preserve"> </w:t>
                  </w:r>
                </w:p>
                <w:p w:rsidR="00000000" w:rsidDel="00000000" w:rsidP="00000000" w:rsidRDefault="00000000" w:rsidRPr="00000000" w14:paraId="0000009A">
                  <w:pPr>
                    <w:widowControl w:val="0"/>
                    <w:spacing w:line="240" w:lineRule="auto"/>
                    <w:jc w:val="center"/>
                    <w:rPr>
                      <w:rFonts w:ascii="Courier New" w:cs="Courier New" w:eastAsia="Courier New" w:hAnsi="Courier New"/>
                      <w:color w:val="1264a3"/>
                      <w:sz w:val="18"/>
                      <w:szCs w:val="18"/>
                    </w:rPr>
                  </w:pPr>
                  <w:r w:rsidDel="00000000" w:rsidR="00000000" w:rsidRPr="00000000">
                    <w:rPr>
                      <w:rFonts w:ascii="Courier New" w:cs="Courier New" w:eastAsia="Courier New" w:hAnsi="Courier New"/>
                      <w:color w:val="1264a3"/>
                      <w:sz w:val="18"/>
                      <w:szCs w:val="18"/>
                      <w:rtl w:val="0"/>
                    </w:rPr>
                    <w:t xml:space="preserve">Where we enter</w:t>
                  </w:r>
                </w:p>
              </w:tc>
              <w:tc>
                <w:tcPr/>
                <w:p w:rsidR="00000000" w:rsidDel="00000000" w:rsidP="00000000" w:rsidRDefault="00000000" w:rsidRPr="00000000" w14:paraId="0000009B">
                  <w:pPr>
                    <w:widowControl w:val="0"/>
                    <w:spacing w:line="240" w:lineRule="auto"/>
                    <w:jc w:val="center"/>
                    <w:rPr>
                      <w:rFonts w:ascii="Courier New" w:cs="Courier New" w:eastAsia="Courier New" w:hAnsi="Courier New"/>
                      <w:color w:val="1264a3"/>
                      <w:sz w:val="18"/>
                      <w:szCs w:val="18"/>
                    </w:rPr>
                  </w:pPr>
                  <w:r w:rsidDel="00000000" w:rsidR="00000000" w:rsidRPr="00000000">
                    <w:rPr>
                      <w:rFonts w:ascii="Fira Mono" w:cs="Fira Mono" w:eastAsia="Fira Mono" w:hAnsi="Fira Mono"/>
                      <w:b w:val="1"/>
                      <w:bCs w:val="1"/>
                      <w:color w:val="1264a3"/>
                      <w:sz w:val="44"/>
                      <w:szCs w:val="44"/>
                      <w:rtl w:val="0"/>
                    </w:rPr>
                    <w:t xml:space="preserve">↑</w:t>
                  </w:r>
                  <w:r w:rsidDel="00000000" w:rsidR="00000000" w:rsidRPr="00000000">
                    <w:rPr>
                      <w:rFonts w:ascii="Courier New" w:cs="Courier New" w:eastAsia="Courier New" w:hAnsi="Courier New"/>
                      <w:color w:val="1264a3"/>
                      <w:sz w:val="18"/>
                      <w:szCs w:val="18"/>
                      <w:rtl w:val="0"/>
                    </w:rPr>
                    <w:t xml:space="preserve"> </w:t>
                  </w:r>
                </w:p>
                <w:p w:rsidR="00000000" w:rsidDel="00000000" w:rsidP="00000000" w:rsidRDefault="00000000" w:rsidRPr="00000000" w14:paraId="0000009C">
                  <w:pPr>
                    <w:widowControl w:val="0"/>
                    <w:spacing w:line="240" w:lineRule="auto"/>
                    <w:jc w:val="center"/>
                    <w:rPr>
                      <w:rFonts w:ascii="Courier New" w:cs="Courier New" w:eastAsia="Courier New" w:hAnsi="Courier New"/>
                      <w:b w:val="1"/>
                      <w:bCs w:val="1"/>
                      <w:color w:val="1264a3"/>
                      <w:sz w:val="18"/>
                      <w:szCs w:val="18"/>
                    </w:rPr>
                  </w:pPr>
                  <w:r w:rsidDel="00000000" w:rsidR="00000000" w:rsidRPr="00000000">
                    <w:rPr>
                      <w:rFonts w:ascii="Courier New" w:cs="Courier New" w:eastAsia="Courier New" w:hAnsi="Courier New"/>
                      <w:b w:val="1"/>
                      <w:bCs w:val="1"/>
                      <w:color w:val="1264a3"/>
                      <w:sz w:val="18"/>
                      <w:szCs w:val="18"/>
                      <w:rtl w:val="0"/>
                    </w:rPr>
                    <w:t xml:space="preserve">Exit Option A:</w:t>
                  </w:r>
                </w:p>
                <w:p w:rsidR="00000000" w:rsidDel="00000000" w:rsidP="00000000" w:rsidRDefault="00000000" w:rsidRPr="00000000" w14:paraId="0000009D">
                  <w:pPr>
                    <w:widowControl w:val="0"/>
                    <w:spacing w:line="240" w:lineRule="auto"/>
                    <w:jc w:val="center"/>
                    <w:rPr>
                      <w:rFonts w:ascii="Courier New" w:cs="Courier New" w:eastAsia="Courier New" w:hAnsi="Courier New"/>
                      <w:color w:val="1264a3"/>
                      <w:sz w:val="18"/>
                      <w:szCs w:val="18"/>
                    </w:rPr>
                  </w:pPr>
                  <w:r w:rsidDel="00000000" w:rsidR="00000000" w:rsidRPr="00000000">
                    <w:rPr>
                      <w:rFonts w:ascii="Courier New" w:cs="Courier New" w:eastAsia="Courier New" w:hAnsi="Courier New"/>
                      <w:color w:val="1264a3"/>
                      <w:sz w:val="18"/>
                      <w:szCs w:val="18"/>
                      <w:rtl w:val="0"/>
                    </w:rPr>
                    <w:t xml:space="preserve">Handing over </w:t>
                  </w:r>
                </w:p>
                <w:p w:rsidR="00000000" w:rsidDel="00000000" w:rsidP="00000000" w:rsidRDefault="00000000" w:rsidRPr="00000000" w14:paraId="0000009E">
                  <w:pPr>
                    <w:widowControl w:val="0"/>
                    <w:spacing w:line="240" w:lineRule="auto"/>
                    <w:jc w:val="center"/>
                    <w:rPr>
                      <w:rFonts w:ascii="Courier New" w:cs="Courier New" w:eastAsia="Courier New" w:hAnsi="Courier New"/>
                      <w:color w:val="1264a3"/>
                      <w:sz w:val="18"/>
                      <w:szCs w:val="18"/>
                    </w:rPr>
                  </w:pPr>
                  <w:r w:rsidDel="00000000" w:rsidR="00000000" w:rsidRPr="00000000">
                    <w:rPr>
                      <w:rFonts w:ascii="Courier New" w:cs="Courier New" w:eastAsia="Courier New" w:hAnsi="Courier New"/>
                      <w:color w:val="1264a3"/>
                      <w:sz w:val="18"/>
                      <w:szCs w:val="18"/>
                      <w:rtl w:val="0"/>
                    </w:rPr>
                    <w:t xml:space="preserve">Validated Roadmap </w:t>
                  </w:r>
                </w:p>
                <w:p w:rsidR="00000000" w:rsidDel="00000000" w:rsidP="00000000" w:rsidRDefault="00000000" w:rsidRPr="00000000" w14:paraId="0000009F">
                  <w:pPr>
                    <w:widowControl w:val="0"/>
                    <w:spacing w:line="240" w:lineRule="auto"/>
                    <w:jc w:val="center"/>
                    <w:rPr>
                      <w:rFonts w:ascii="Courier New" w:cs="Courier New" w:eastAsia="Courier New" w:hAnsi="Courier New"/>
                      <w:color w:val="1264a3"/>
                      <w:sz w:val="18"/>
                      <w:szCs w:val="18"/>
                    </w:rPr>
                  </w:pPr>
                  <w:r w:rsidDel="00000000" w:rsidR="00000000" w:rsidRPr="00000000">
                    <w:rPr>
                      <w:rFonts w:ascii="Courier New" w:cs="Courier New" w:eastAsia="Courier New" w:hAnsi="Courier New"/>
                      <w:color w:val="1264a3"/>
                      <w:sz w:val="18"/>
                      <w:szCs w:val="18"/>
                      <w:rtl w:val="0"/>
                    </w:rPr>
                    <w:t xml:space="preserve">&amp; Working Prototype </w:t>
                  </w:r>
                </w:p>
              </w:tc>
              <w:tc>
                <w:tcPr/>
                <w:p w:rsidR="00000000" w:rsidDel="00000000" w:rsidP="00000000" w:rsidRDefault="00000000" w:rsidRPr="00000000" w14:paraId="000000A0">
                  <w:pPr>
                    <w:widowControl w:val="0"/>
                    <w:spacing w:line="240" w:lineRule="auto"/>
                    <w:jc w:val="center"/>
                    <w:rPr>
                      <w:rFonts w:ascii="Courier New" w:cs="Courier New" w:eastAsia="Courier New" w:hAnsi="Courier New"/>
                      <w:color w:val="1264a3"/>
                      <w:sz w:val="18"/>
                      <w:szCs w:val="18"/>
                    </w:rPr>
                  </w:pPr>
                  <w:r w:rsidDel="00000000" w:rsidR="00000000" w:rsidRPr="00000000">
                    <w:rPr>
                      <w:rFonts w:ascii="Fira Mono" w:cs="Fira Mono" w:eastAsia="Fira Mono" w:hAnsi="Fira Mono"/>
                      <w:b w:val="1"/>
                      <w:bCs w:val="1"/>
                      <w:color w:val="1264a3"/>
                      <w:sz w:val="44"/>
                      <w:szCs w:val="44"/>
                      <w:rtl w:val="0"/>
                    </w:rPr>
                    <w:t xml:space="preserve">↑</w:t>
                  </w:r>
                  <w:r w:rsidDel="00000000" w:rsidR="00000000" w:rsidRPr="00000000">
                    <w:rPr>
                      <w:rFonts w:ascii="Courier New" w:cs="Courier New" w:eastAsia="Courier New" w:hAnsi="Courier New"/>
                      <w:color w:val="1264a3"/>
                      <w:sz w:val="18"/>
                      <w:szCs w:val="18"/>
                      <w:rtl w:val="0"/>
                    </w:rPr>
                    <w:t xml:space="preserve"> </w:t>
                  </w:r>
                </w:p>
                <w:p w:rsidR="00000000" w:rsidDel="00000000" w:rsidP="00000000" w:rsidRDefault="00000000" w:rsidRPr="00000000" w14:paraId="000000A1">
                  <w:pPr>
                    <w:widowControl w:val="0"/>
                    <w:spacing w:line="240" w:lineRule="auto"/>
                    <w:jc w:val="center"/>
                    <w:rPr>
                      <w:rFonts w:ascii="Courier New" w:cs="Courier New" w:eastAsia="Courier New" w:hAnsi="Courier New"/>
                      <w:b w:val="1"/>
                      <w:bCs w:val="1"/>
                      <w:color w:val="1264a3"/>
                      <w:sz w:val="18"/>
                      <w:szCs w:val="18"/>
                    </w:rPr>
                  </w:pPr>
                  <w:commentRangeStart w:id="4"/>
                  <w:r w:rsidDel="00000000" w:rsidR="00000000" w:rsidRPr="00000000">
                    <w:rPr>
                      <w:rFonts w:ascii="Courier New" w:cs="Courier New" w:eastAsia="Courier New" w:hAnsi="Courier New"/>
                      <w:b w:val="1"/>
                      <w:bCs w:val="1"/>
                      <w:color w:val="1264a3"/>
                      <w:sz w:val="18"/>
                      <w:szCs w:val="18"/>
                      <w:rtl w:val="0"/>
                    </w:rPr>
                    <w:t xml:space="preserve">Exit Option B:</w:t>
                  </w:r>
                </w:p>
                <w:p w:rsidR="00000000" w:rsidDel="00000000" w:rsidP="00000000" w:rsidRDefault="00000000" w:rsidRPr="00000000" w14:paraId="000000A2">
                  <w:pPr>
                    <w:widowControl w:val="0"/>
                    <w:spacing w:line="240" w:lineRule="auto"/>
                    <w:jc w:val="center"/>
                    <w:rPr>
                      <w:rFonts w:ascii="Courier New" w:cs="Courier New" w:eastAsia="Courier New" w:hAnsi="Courier New"/>
                      <w:color w:val="1264a3"/>
                      <w:sz w:val="18"/>
                      <w:szCs w:val="18"/>
                    </w:rPr>
                  </w:pPr>
                  <w:r w:rsidDel="00000000" w:rsidR="00000000" w:rsidRPr="00000000">
                    <w:rPr>
                      <w:rFonts w:ascii="Courier New" w:cs="Courier New" w:eastAsia="Courier New" w:hAnsi="Courier New"/>
                      <w:color w:val="1264a3"/>
                      <w:sz w:val="18"/>
                      <w:szCs w:val="18"/>
                      <w:rtl w:val="0"/>
                    </w:rPr>
                    <w:t xml:space="preserve">Providing Guidance </w:t>
                  </w:r>
                </w:p>
                <w:p w:rsidR="00000000" w:rsidDel="00000000" w:rsidP="00000000" w:rsidRDefault="00000000" w:rsidRPr="00000000" w14:paraId="000000A3">
                  <w:pPr>
                    <w:widowControl w:val="0"/>
                    <w:spacing w:line="240" w:lineRule="auto"/>
                    <w:jc w:val="center"/>
                    <w:rPr>
                      <w:rFonts w:ascii="Courier New" w:cs="Courier New" w:eastAsia="Courier New" w:hAnsi="Courier New"/>
                      <w:color w:val="1264a3"/>
                      <w:sz w:val="18"/>
                      <w:szCs w:val="18"/>
                    </w:rPr>
                  </w:pPr>
                  <w:r w:rsidDel="00000000" w:rsidR="00000000" w:rsidRPr="00000000">
                    <w:rPr>
                      <w:rFonts w:ascii="Courier New" w:cs="Courier New" w:eastAsia="Courier New" w:hAnsi="Courier New"/>
                      <w:color w:val="1264a3"/>
                      <w:sz w:val="18"/>
                      <w:szCs w:val="18"/>
                      <w:rtl w:val="0"/>
                    </w:rPr>
                    <w:t xml:space="preserve">On Delivering </w:t>
                  </w:r>
                </w:p>
                <w:p w:rsidR="00000000" w:rsidDel="00000000" w:rsidP="00000000" w:rsidRDefault="00000000" w:rsidRPr="00000000" w14:paraId="000000A4">
                  <w:pPr>
                    <w:widowControl w:val="0"/>
                    <w:spacing w:line="240" w:lineRule="auto"/>
                    <w:jc w:val="center"/>
                    <w:rPr>
                      <w:rFonts w:ascii="Courier New" w:cs="Courier New" w:eastAsia="Courier New" w:hAnsi="Courier New"/>
                      <w:color w:val="1264a3"/>
                      <w:sz w:val="18"/>
                      <w:szCs w:val="18"/>
                    </w:rPr>
                  </w:pPr>
                  <w:r w:rsidDel="00000000" w:rsidR="00000000" w:rsidRPr="00000000">
                    <w:rPr>
                      <w:rFonts w:ascii="Courier New" w:cs="Courier New" w:eastAsia="Courier New" w:hAnsi="Courier New"/>
                      <w:color w:val="1264a3"/>
                      <w:sz w:val="18"/>
                      <w:szCs w:val="18"/>
                      <w:rtl w:val="0"/>
                    </w:rPr>
                    <w:t xml:space="preserve">Live Working Service</w:t>
                  </w:r>
                  <w:commentRangeEnd w:id="4"/>
                  <w:r w:rsidDel="00000000" w:rsidR="00000000" w:rsidRPr="00000000">
                    <w:commentReference w:id="4"/>
                  </w:r>
                  <w:r w:rsidDel="00000000" w:rsidR="00000000" w:rsidRPr="00000000">
                    <w:rPr>
                      <w:rtl w:val="0"/>
                    </w:rPr>
                  </w:r>
                </w:p>
              </w:tc>
            </w:tr>
          </w:tbl>
          <w:p w:rsidR="00000000" w:rsidDel="00000000" w:rsidP="00000000" w:rsidRDefault="00000000" w:rsidRPr="00000000" w14:paraId="000000A5">
            <w:pPr>
              <w:widowControl w:val="0"/>
              <w:spacing w:line="240" w:lineRule="auto"/>
              <w:rPr>
                <w:rFonts w:ascii="Courier New" w:cs="Courier New" w:eastAsia="Courier New" w:hAnsi="Courier New"/>
                <w:sz w:val="18"/>
                <w:szCs w:val="18"/>
              </w:rPr>
            </w:pPr>
            <w:r w:rsidDel="00000000" w:rsidR="00000000" w:rsidRPr="00000000">
              <w:rPr>
                <w:rtl w:val="0"/>
              </w:rPr>
            </w:r>
          </w:p>
        </w:tc>
      </w:tr>
    </w:tbl>
    <w:p w:rsidR="00000000" w:rsidDel="00000000" w:rsidP="00000000" w:rsidRDefault="00000000" w:rsidRPr="00000000" w14:paraId="000000A6">
      <w:pPr>
        <w:pStyle w:val="Heading4"/>
        <w:rPr>
          <w:rFonts w:ascii="Inter" w:cs="Inter" w:eastAsia="Inter" w:hAnsi="Inter"/>
          <w:i w:val="1"/>
          <w:iCs w:val="1"/>
        </w:rPr>
      </w:pPr>
      <w:bookmarkStart w:colFirst="0" w:colLast="0" w:name="_t22dibsiy3go" w:id="13"/>
      <w:bookmarkEnd w:id="13"/>
      <w:r w:rsidDel="00000000" w:rsidR="00000000" w:rsidRPr="00000000">
        <w:rPr>
          <w:rFonts w:ascii="Inter" w:cs="Inter" w:eastAsia="Inter" w:hAnsi="Inter"/>
          <w:b w:val="1"/>
          <w:bCs w:val="1"/>
          <w:rtl w:val="0"/>
        </w:rPr>
        <w:t xml:space="preserve">&gt; Where We Enter.</w:t>
      </w:r>
      <w:r w:rsidDel="00000000" w:rsidR="00000000" w:rsidRPr="00000000">
        <w:rPr>
          <w:rtl w:val="0"/>
        </w:rPr>
      </w:r>
    </w:p>
    <w:p w:rsidR="00000000" w:rsidDel="00000000" w:rsidP="00000000" w:rsidRDefault="00000000" w:rsidRPr="00000000" w14:paraId="000000A7">
      <w:pPr>
        <w:rPr>
          <w:rFonts w:ascii="Inter" w:cs="Inter" w:eastAsia="Inter" w:hAnsi="Inter"/>
        </w:rPr>
      </w:pPr>
      <w:r w:rsidDel="00000000" w:rsidR="00000000" w:rsidRPr="00000000">
        <w:rPr>
          <w:rFonts w:ascii="Inter" w:cs="Inter" w:eastAsia="Inter" w:hAnsi="Inter"/>
          <w:rtl w:val="0"/>
        </w:rPr>
        <w:t xml:space="preserve">The earlier we're brought in to help shape the problem, the more value the work creates. If the direction is already locked, the scope fixed without discovery, or the agency already committed to a specific build, our ability to help agency partners solve core issues drops significantly. Wherever we enter, we tell agencies what's still achievable from that point, so both sides begin with a shared, realistic picture of what's possible.</w:t>
      </w:r>
    </w:p>
    <w:p w:rsidR="00000000" w:rsidDel="00000000" w:rsidP="00000000" w:rsidRDefault="00000000" w:rsidRPr="00000000" w14:paraId="000000A8">
      <w:pPr>
        <w:pStyle w:val="Heading4"/>
        <w:rPr>
          <w:rFonts w:ascii="Inter" w:cs="Inter" w:eastAsia="Inter" w:hAnsi="Inter"/>
          <w:i w:val="1"/>
          <w:iCs w:val="1"/>
        </w:rPr>
      </w:pPr>
      <w:bookmarkStart w:colFirst="0" w:colLast="0" w:name="_tzywsgnoeww3" w:id="14"/>
      <w:bookmarkEnd w:id="14"/>
      <w:r w:rsidDel="00000000" w:rsidR="00000000" w:rsidRPr="00000000">
        <w:rPr>
          <w:rFonts w:ascii="Inter" w:cs="Inter" w:eastAsia="Inter" w:hAnsi="Inter"/>
          <w:b w:val="1"/>
          <w:bCs w:val="1"/>
          <w:rtl w:val="0"/>
        </w:rPr>
        <w:t xml:space="preserve">&gt; Where We Exit.</w:t>
      </w:r>
      <w:r w:rsidDel="00000000" w:rsidR="00000000" w:rsidRPr="00000000">
        <w:rPr>
          <w:rtl w:val="0"/>
        </w:rPr>
      </w:r>
    </w:p>
    <w:p w:rsidR="00000000" w:rsidDel="00000000" w:rsidP="00000000" w:rsidRDefault="00000000" w:rsidRPr="00000000" w14:paraId="000000A9">
      <w:pPr>
        <w:rPr>
          <w:rFonts w:ascii="Inter" w:cs="Inter" w:eastAsia="Inter" w:hAnsi="Inter"/>
        </w:rPr>
      </w:pPr>
      <w:r w:rsidDel="00000000" w:rsidR="00000000" w:rsidRPr="00000000">
        <w:rPr>
          <w:rFonts w:ascii="Inter" w:cs="Inter" w:eastAsia="Inter" w:hAnsi="Inter"/>
          <w:rtl w:val="0"/>
        </w:rPr>
        <w:t xml:space="preserve">We don’t leave teams hanging. Our intention is always to build up the agency’s own capability to carry the work forward, and that transfer of ownership starts on day one, not at the handover line. We typically step away at one of two natural exit points:</w:t>
      </w:r>
    </w:p>
    <w:p w:rsidR="00000000" w:rsidDel="00000000" w:rsidP="00000000" w:rsidRDefault="00000000" w:rsidRPr="00000000" w14:paraId="000000AA">
      <w:pPr>
        <w:rPr>
          <w:rFonts w:ascii="Inter" w:cs="Inter" w:eastAsia="Inter" w:hAnsi="Inter"/>
        </w:rPr>
      </w:pP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efefef" w:space="0" w:sz="8" w:val="single"/>
              <w:left w:color="efefef" w:space="0" w:sz="8" w:val="single"/>
              <w:bottom w:color="666666" w:space="0" w:sz="8" w:val="single"/>
              <w:right w:color="efefef" w:space="0" w:sz="8" w:val="single"/>
            </w:tcBorders>
            <w:shd w:fill="efefef" w:val="clear"/>
          </w:tcPr>
          <w:p w:rsidR="00000000" w:rsidDel="00000000" w:rsidP="00000000" w:rsidRDefault="00000000" w:rsidRPr="00000000" w14:paraId="000000AB">
            <w:pPr>
              <w:widowControl w:val="0"/>
              <w:spacing w:line="240" w:lineRule="auto"/>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Exit Option A:</w:t>
            </w:r>
          </w:p>
        </w:tc>
        <w:tc>
          <w:tcPr>
            <w:tcBorders>
              <w:top w:color="efefef" w:space="0" w:sz="8" w:val="single"/>
              <w:left w:color="efefef" w:space="0" w:sz="8" w:val="single"/>
              <w:bottom w:color="666666" w:space="0" w:sz="8" w:val="single"/>
              <w:right w:color="efefef" w:space="0" w:sz="8" w:val="single"/>
            </w:tcBorders>
            <w:shd w:fill="efefef" w:val="clear"/>
          </w:tcPr>
          <w:p w:rsidR="00000000" w:rsidDel="00000000" w:rsidP="00000000" w:rsidRDefault="00000000" w:rsidRPr="00000000" w14:paraId="000000AC">
            <w:pPr>
              <w:widowControl w:val="0"/>
              <w:spacing w:line="240" w:lineRule="auto"/>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Exit Option B:</w:t>
            </w:r>
          </w:p>
        </w:tc>
      </w:tr>
      <w:tr>
        <w:trPr>
          <w:cantSplit w:val="0"/>
          <w:tblHeader w:val="0"/>
        </w:trPr>
        <w:tc>
          <w:tcPr>
            <w:tcBorders>
              <w:top w:color="666666" w:space="0" w:sz="8" w:val="single"/>
              <w:left w:color="efefef" w:space="0" w:sz="8" w:val="single"/>
              <w:bottom w:color="434343" w:space="0" w:sz="8" w:val="single"/>
              <w:right w:color="efefef" w:space="0" w:sz="8" w:val="single"/>
            </w:tcBorders>
            <w:shd w:fill="efefef" w:val="clear"/>
          </w:tcPr>
          <w:p w:rsidR="00000000" w:rsidDel="00000000" w:rsidP="00000000" w:rsidRDefault="00000000" w:rsidRPr="00000000" w14:paraId="000000AD">
            <w:pPr>
              <w:rPr>
                <w:rFonts w:ascii="Inter" w:cs="Inter" w:eastAsia="Inter" w:hAnsi="Inter"/>
                <w:sz w:val="20"/>
                <w:szCs w:val="20"/>
              </w:rPr>
            </w:pPr>
            <w:r w:rsidDel="00000000" w:rsidR="00000000" w:rsidRPr="00000000">
              <w:rPr>
                <w:rFonts w:ascii="Inter" w:cs="Inter" w:eastAsia="Inter" w:hAnsi="Inter"/>
                <w:b w:val="1"/>
                <w:bCs w:val="1"/>
                <w:sz w:val="20"/>
                <w:szCs w:val="20"/>
                <w:rtl w:val="0"/>
              </w:rPr>
              <w:t xml:space="preserve">After Experimentation. </w:t>
            </w:r>
            <w:r w:rsidDel="00000000" w:rsidR="00000000" w:rsidRPr="00000000">
              <w:rPr>
                <w:rFonts w:ascii="Inter" w:cs="Inter" w:eastAsia="Inter" w:hAnsi="Inter"/>
                <w:sz w:val="20"/>
                <w:szCs w:val="20"/>
                <w:rtl w:val="0"/>
              </w:rPr>
              <w:t xml:space="preserve">We hand off after Discovery Subphase 2, leaving a validated, high-confidence roadmap and working prototype directly in the agency's hands for their downstream teams to build.</w:t>
            </w:r>
          </w:p>
          <w:p w:rsidR="00000000" w:rsidDel="00000000" w:rsidP="00000000" w:rsidRDefault="00000000" w:rsidRPr="00000000" w14:paraId="000000AE">
            <w:pPr>
              <w:rPr>
                <w:rFonts w:ascii="Inter" w:cs="Inter" w:eastAsia="Inter" w:hAnsi="Inter"/>
                <w:sz w:val="20"/>
                <w:szCs w:val="20"/>
              </w:rPr>
            </w:pPr>
            <w:r w:rsidDel="00000000" w:rsidR="00000000" w:rsidRPr="00000000">
              <w:rPr>
                <w:rFonts w:ascii="Inter" w:cs="Inter" w:eastAsia="Inter" w:hAnsi="Inter"/>
                <w:sz w:val="20"/>
                <w:szCs w:val="20"/>
                <w:rtl w:val="0"/>
              </w:rPr>
              <w:t xml:space="preserve">(See 4.2 Discovery)</w:t>
            </w:r>
          </w:p>
        </w:tc>
        <w:tc>
          <w:tcPr>
            <w:tcBorders>
              <w:top w:color="666666" w:space="0" w:sz="8" w:val="single"/>
              <w:left w:color="efefef" w:space="0" w:sz="8" w:val="single"/>
              <w:bottom w:color="434343" w:space="0" w:sz="8" w:val="single"/>
              <w:right w:color="efefef" w:space="0" w:sz="8" w:val="single"/>
            </w:tcBorders>
            <w:shd w:fill="efefef" w:val="clear"/>
          </w:tcPr>
          <w:p w:rsidR="00000000" w:rsidDel="00000000" w:rsidP="00000000" w:rsidRDefault="00000000" w:rsidRPr="00000000" w14:paraId="000000AF">
            <w:pPr>
              <w:widowControl w:val="0"/>
              <w:spacing w:line="240" w:lineRule="auto"/>
              <w:rPr>
                <w:rFonts w:ascii="Inter" w:cs="Inter" w:eastAsia="Inter" w:hAnsi="Inter"/>
                <w:i w:val="1"/>
                <w:iCs w:val="1"/>
                <w:sz w:val="20"/>
                <w:szCs w:val="20"/>
              </w:rPr>
            </w:pPr>
            <w:commentRangeStart w:id="5"/>
            <w:r w:rsidDel="00000000" w:rsidR="00000000" w:rsidRPr="00000000">
              <w:rPr>
                <w:rFonts w:ascii="Inter" w:cs="Inter" w:eastAsia="Inter" w:hAnsi="Inter"/>
                <w:b w:val="1"/>
                <w:bCs w:val="1"/>
                <w:sz w:val="20"/>
                <w:szCs w:val="20"/>
                <w:rtl w:val="0"/>
              </w:rPr>
              <w:t xml:space="preserve">Entry of </w:t>
            </w:r>
            <w:r w:rsidDel="00000000" w:rsidR="00000000" w:rsidRPr="00000000">
              <w:rPr>
                <w:rFonts w:ascii="Inter" w:cs="Inter" w:eastAsia="Inter" w:hAnsi="Inter"/>
                <w:b w:val="1"/>
                <w:bCs w:val="1"/>
                <w:sz w:val="20"/>
                <w:szCs w:val="20"/>
                <w:rtl w:val="0"/>
              </w:rPr>
              <w:t xml:space="preserve"> Build </w:t>
            </w:r>
            <w:r w:rsidDel="00000000" w:rsidR="00000000" w:rsidRPr="00000000">
              <w:rPr>
                <w:rFonts w:ascii="Inter" w:cs="Inter" w:eastAsia="Inter" w:hAnsi="Inter"/>
                <w:b w:val="1"/>
                <w:bCs w:val="1"/>
                <w:sz w:val="20"/>
                <w:szCs w:val="20"/>
                <w:rtl w:val="0"/>
              </w:rPr>
              <w:t xml:space="preserve">and Delivery. </w:t>
            </w:r>
            <w:r w:rsidDel="00000000" w:rsidR="00000000" w:rsidRPr="00000000">
              <w:rPr>
                <w:rFonts w:ascii="Inter" w:cs="Inter" w:eastAsia="Inter" w:hAnsi="Inter"/>
                <w:sz w:val="20"/>
                <w:szCs w:val="20"/>
                <w:rtl w:val="0"/>
              </w:rPr>
              <w:t xml:space="preserve">We do not stay through the actual build and launch</w:t>
            </w:r>
            <w:r w:rsidDel="00000000" w:rsidR="00000000" w:rsidRPr="00000000">
              <w:rPr>
                <w:rFonts w:ascii="Inter" w:cs="Inter" w:eastAsia="Inter" w:hAnsi="Inter"/>
                <w:sz w:val="20"/>
                <w:szCs w:val="20"/>
                <w:rtl w:val="0"/>
              </w:rPr>
              <w:t xml:space="preserve">. At this stage, we normally hand off our artifacts and supporting documents from the final solutioning so agency partners can continue production. Our creative technologist may step in to bridge the translation of our final concepts into the agency’s development cycle. (see 4.3 Build and Delivery)</w:t>
            </w:r>
            <w:commentRangeEnd w:id="5"/>
            <w:r w:rsidDel="00000000" w:rsidR="00000000" w:rsidRPr="00000000">
              <w:commentReference w:id="5"/>
            </w:r>
            <w:r w:rsidDel="00000000" w:rsidR="00000000" w:rsidRPr="00000000">
              <w:rPr>
                <w:rtl w:val="0"/>
              </w:rPr>
            </w:r>
          </w:p>
        </w:tc>
      </w:tr>
    </w:tbl>
    <w:p w:rsidR="00000000" w:rsidDel="00000000" w:rsidP="00000000" w:rsidRDefault="00000000" w:rsidRPr="00000000" w14:paraId="000000B0">
      <w:pPr>
        <w:rPr>
          <w:rFonts w:ascii="Inter" w:cs="Inter" w:eastAsia="Inter" w:hAnsi="Inter"/>
        </w:rPr>
      </w:pPr>
      <w:r w:rsidDel="00000000" w:rsidR="00000000" w:rsidRPr="00000000">
        <w:rPr>
          <w:rtl w:val="0"/>
        </w:rPr>
      </w:r>
    </w:p>
    <w:p w:rsidR="00000000" w:rsidDel="00000000" w:rsidP="00000000" w:rsidRDefault="00000000" w:rsidRPr="00000000" w14:paraId="000000B1">
      <w:pPr>
        <w:pStyle w:val="Heading3"/>
        <w:rPr>
          <w:i w:val="1"/>
          <w:iCs w:val="1"/>
        </w:rPr>
      </w:pPr>
      <w:bookmarkStart w:colFirst="0" w:colLast="0" w:name="_lqspqbleky7u" w:id="15"/>
      <w:bookmarkEnd w:id="15"/>
      <w:r w:rsidDel="00000000" w:rsidR="00000000" w:rsidRPr="00000000">
        <w:rPr>
          <w:b w:val="1"/>
          <w:bCs w:val="1"/>
          <w:rtl w:val="0"/>
        </w:rPr>
        <w:t xml:space="preserve">3.2  The Work We Build On </w:t>
      </w:r>
      <w:r w:rsidDel="00000000" w:rsidR="00000000" w:rsidRPr="00000000">
        <w:rPr>
          <w:rtl w:val="0"/>
        </w:rPr>
      </w:r>
    </w:p>
    <w:p w:rsidR="00000000" w:rsidDel="00000000" w:rsidP="00000000" w:rsidRDefault="00000000" w:rsidRPr="00000000" w14:paraId="000000B2">
      <w:pPr>
        <w:pStyle w:val="Heading4"/>
        <w:rPr>
          <w:rFonts w:ascii="Inter" w:cs="Inter" w:eastAsia="Inter" w:hAnsi="Inter"/>
        </w:rPr>
      </w:pPr>
      <w:bookmarkStart w:colFirst="0" w:colLast="0" w:name="_1e6amruzs3pk" w:id="16"/>
      <w:bookmarkEnd w:id="16"/>
      <w:r w:rsidDel="00000000" w:rsidR="00000000" w:rsidRPr="00000000">
        <w:rPr>
          <w:rFonts w:ascii="Inter" w:cs="Inter" w:eastAsia="Inter" w:hAnsi="Inter"/>
          <w:b w:val="1"/>
          <w:bCs w:val="1"/>
          <w:rtl w:val="0"/>
        </w:rPr>
        <w:t xml:space="preserve">&gt; Engagement We Take On.</w:t>
      </w:r>
      <w:r w:rsidDel="00000000" w:rsidR="00000000" w:rsidRPr="00000000">
        <w:rPr>
          <w:rFonts w:ascii="Inter" w:cs="Inter" w:eastAsia="Inter" w:hAnsi="Inter"/>
          <w:rtl w:val="0"/>
        </w:rPr>
        <w:t xml:space="preserve"> </w:t>
      </w:r>
    </w:p>
    <w:p w:rsidR="00000000" w:rsidDel="00000000" w:rsidP="00000000" w:rsidRDefault="00000000" w:rsidRPr="00000000" w14:paraId="000000B3">
      <w:pPr>
        <w:rPr>
          <w:rFonts w:ascii="Inter" w:cs="Inter" w:eastAsia="Inter" w:hAnsi="Inter"/>
        </w:rPr>
      </w:pPr>
      <w:r w:rsidDel="00000000" w:rsidR="00000000" w:rsidRPr="00000000">
        <w:rPr>
          <w:rFonts w:ascii="Inter" w:cs="Inter" w:eastAsia="Inter" w:hAnsi="Inter"/>
          <w:rtl w:val="0"/>
        </w:rPr>
        <w:t xml:space="preserve">Our work starts with two conditions: (1) a problem worth solving, and (2) a partner ready to work alongside us to solve it. Before committing to an engagement, we work together to understand the engagement landscape— whether the budget is secured, what it covers, and whether it aligns with the proposed scope. Surfacing this early builds the transparency that makes for a productive partnership. (See 4.1 Qualifying) </w:t>
        <w:br w:type="textWrapping"/>
      </w:r>
    </w:p>
    <w:tbl>
      <w:tblPr>
        <w:tblStyle w:val="Table13"/>
        <w:tblW w:w="91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15"/>
        <w:gridCol w:w="5205"/>
        <w:tblGridChange w:id="0">
          <w:tblGrid>
            <w:gridCol w:w="3915"/>
            <w:gridCol w:w="5205"/>
          </w:tblGrid>
        </w:tblGridChange>
      </w:tblGrid>
      <w:tr>
        <w:trPr>
          <w:cantSplit w:val="0"/>
          <w:tblHeader w:val="0"/>
        </w:trPr>
        <w:tc>
          <w:tcPr>
            <w:tcBorders>
              <w:top w:color="cfe2f3" w:space="0" w:sz="8" w:val="single"/>
              <w:left w:color="cfe2f3" w:space="0" w:sz="8" w:val="single"/>
              <w:bottom w:color="cfe2f3" w:space="0" w:sz="8" w:val="single"/>
              <w:right w:color="cfe2f3" w:space="0" w:sz="8" w:val="single"/>
            </w:tcBorders>
            <w:shd w:fill="6fa8dc" w:val="clear"/>
          </w:tcPr>
          <w:p w:rsidR="00000000" w:rsidDel="00000000" w:rsidP="00000000" w:rsidRDefault="00000000" w:rsidRPr="00000000" w14:paraId="000000B4">
            <w:pPr>
              <w:widowControl w:val="0"/>
              <w:spacing w:line="240" w:lineRule="auto"/>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The Scenario</w:t>
            </w:r>
          </w:p>
        </w:tc>
        <w:tc>
          <w:tcPr>
            <w:tcBorders>
              <w:top w:color="cfe2f3" w:space="0" w:sz="8" w:val="single"/>
              <w:left w:color="cfe2f3" w:space="0" w:sz="8" w:val="single"/>
              <w:bottom w:color="cfe2f3" w:space="0" w:sz="8" w:val="single"/>
              <w:right w:color="cfe2f3" w:space="0" w:sz="8" w:val="single"/>
            </w:tcBorders>
            <w:shd w:fill="6fa8dc" w:val="clear"/>
          </w:tcPr>
          <w:p w:rsidR="00000000" w:rsidDel="00000000" w:rsidP="00000000" w:rsidRDefault="00000000" w:rsidRPr="00000000" w14:paraId="000000B5">
            <w:pPr>
              <w:widowControl w:val="0"/>
              <w:spacing w:line="240" w:lineRule="auto"/>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What we Do</w:t>
            </w:r>
          </w:p>
        </w:tc>
      </w:tr>
      <w:tr>
        <w:trPr>
          <w:cantSplit w:val="0"/>
          <w:tblHeader w:val="0"/>
        </w:trPr>
        <w:tc>
          <w:tcPr>
            <w:tcBorders>
              <w:top w:color="cfe2f3" w:space="0" w:sz="8" w:val="single"/>
              <w:left w:color="cfe2f3" w:space="0" w:sz="8" w:val="single"/>
              <w:bottom w:color="6fa8dc" w:space="0" w:sz="8" w:val="single"/>
              <w:right w:color="cfe2f3" w:space="0" w:sz="8" w:val="single"/>
            </w:tcBorders>
            <w:shd w:fill="cfe2f3" w:val="clear"/>
          </w:tcPr>
          <w:p w:rsidR="00000000" w:rsidDel="00000000" w:rsidP="00000000" w:rsidRDefault="00000000" w:rsidRPr="00000000" w14:paraId="000000B6">
            <w:pPr>
              <w:widowControl w:val="0"/>
              <w:spacing w:line="240" w:lineRule="auto"/>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Legacy System Overhaul.</w:t>
            </w:r>
          </w:p>
          <w:p w:rsidR="00000000" w:rsidDel="00000000" w:rsidP="00000000" w:rsidRDefault="00000000" w:rsidRPr="00000000" w14:paraId="000000B7">
            <w:pPr>
              <w:widowControl w:val="0"/>
              <w:spacing w:line="240" w:lineRule="auto"/>
              <w:rPr>
                <w:rFonts w:ascii="Inter" w:cs="Inter" w:eastAsia="Inter" w:hAnsi="Inter"/>
                <w:i w:val="1"/>
                <w:iCs w:val="1"/>
                <w:sz w:val="20"/>
                <w:szCs w:val="20"/>
              </w:rPr>
            </w:pPr>
            <w:r w:rsidDel="00000000" w:rsidR="00000000" w:rsidRPr="00000000">
              <w:rPr>
                <w:rFonts w:ascii="Inter" w:cs="Inter" w:eastAsia="Inter" w:hAnsi="Inter"/>
                <w:i w:val="1"/>
                <w:iCs w:val="1"/>
                <w:sz w:val="20"/>
                <w:szCs w:val="20"/>
                <w:rtl w:val="0"/>
              </w:rPr>
              <w:t xml:space="preserve">An agency’s legacy system is failing both users and officers.</w:t>
            </w:r>
          </w:p>
        </w:tc>
        <w:tc>
          <w:tcPr>
            <w:tcBorders>
              <w:top w:color="cfe2f3" w:space="0" w:sz="8" w:val="single"/>
              <w:left w:color="cfe2f3" w:space="0" w:sz="8" w:val="single"/>
              <w:bottom w:color="6fa8dc" w:space="0" w:sz="8" w:val="single"/>
              <w:right w:color="cfe2f3" w:space="0" w:sz="8" w:val="single"/>
            </w:tcBorders>
            <w:shd w:fill="cfe2f3" w:val="clear"/>
          </w:tcPr>
          <w:p w:rsidR="00000000" w:rsidDel="00000000" w:rsidP="00000000" w:rsidRDefault="00000000" w:rsidRPr="00000000" w14:paraId="000000B8">
            <w:pPr>
              <w:widowControl w:val="0"/>
              <w:numPr>
                <w:ilvl w:val="0"/>
                <w:numId w:val="48"/>
              </w:numPr>
              <w:spacing w:line="240" w:lineRule="auto"/>
              <w:ind w:left="720" w:hanging="360"/>
              <w:rPr>
                <w:rFonts w:ascii="Inter" w:cs="Inter" w:eastAsia="Inter" w:hAnsi="Inter"/>
                <w:sz w:val="20"/>
                <w:szCs w:val="20"/>
              </w:rPr>
            </w:pPr>
            <w:r w:rsidDel="00000000" w:rsidR="00000000" w:rsidRPr="00000000">
              <w:rPr>
                <w:rFonts w:ascii="Inter" w:cs="Inter" w:eastAsia="Inter" w:hAnsi="Inter"/>
                <w:sz w:val="20"/>
                <w:szCs w:val="20"/>
                <w:rtl w:val="0"/>
              </w:rPr>
              <w:t xml:space="preserve">Discover what is actually broken</w:t>
            </w:r>
          </w:p>
          <w:p w:rsidR="00000000" w:rsidDel="00000000" w:rsidP="00000000" w:rsidRDefault="00000000" w:rsidRPr="00000000" w14:paraId="000000B9">
            <w:pPr>
              <w:widowControl w:val="0"/>
              <w:numPr>
                <w:ilvl w:val="0"/>
                <w:numId w:val="48"/>
              </w:numPr>
              <w:spacing w:line="240" w:lineRule="auto"/>
              <w:ind w:left="720" w:hanging="360"/>
              <w:rPr>
                <w:rFonts w:ascii="Inter" w:cs="Inter" w:eastAsia="Inter" w:hAnsi="Inter"/>
                <w:sz w:val="20"/>
                <w:szCs w:val="20"/>
              </w:rPr>
            </w:pPr>
            <w:r w:rsidDel="00000000" w:rsidR="00000000" w:rsidRPr="00000000">
              <w:rPr>
                <w:rFonts w:ascii="Inter" w:cs="Inter" w:eastAsia="Inter" w:hAnsi="Inter"/>
                <w:sz w:val="20"/>
                <w:szCs w:val="20"/>
                <w:rtl w:val="0"/>
              </w:rPr>
              <w:t xml:space="preserve">Map the full service</w:t>
            </w:r>
          </w:p>
          <w:p w:rsidR="00000000" w:rsidDel="00000000" w:rsidP="00000000" w:rsidRDefault="00000000" w:rsidRPr="00000000" w14:paraId="000000BA">
            <w:pPr>
              <w:widowControl w:val="0"/>
              <w:numPr>
                <w:ilvl w:val="0"/>
                <w:numId w:val="48"/>
              </w:numPr>
              <w:spacing w:line="240" w:lineRule="auto"/>
              <w:ind w:left="720" w:hanging="360"/>
              <w:rPr>
                <w:rFonts w:ascii="Inter" w:cs="Inter" w:eastAsia="Inter" w:hAnsi="Inter"/>
                <w:sz w:val="20"/>
                <w:szCs w:val="20"/>
              </w:rPr>
            </w:pPr>
            <w:r w:rsidDel="00000000" w:rsidR="00000000" w:rsidRPr="00000000">
              <w:rPr>
                <w:rFonts w:ascii="Inter" w:cs="Inter" w:eastAsia="Inter" w:hAnsi="Inter"/>
                <w:sz w:val="20"/>
                <w:szCs w:val="20"/>
                <w:rtl w:val="0"/>
              </w:rPr>
              <w:t xml:space="preserve">Prototype what an improved version could look like.</w:t>
            </w:r>
          </w:p>
        </w:tc>
      </w:tr>
      <w:tr>
        <w:trPr>
          <w:cantSplit w:val="0"/>
          <w:tblHeader w:val="0"/>
        </w:trPr>
        <w:tc>
          <w:tcPr>
            <w:tcBorders>
              <w:top w:color="6fa8dc" w:space="0" w:sz="8" w:val="single"/>
              <w:left w:color="cfe2f3" w:space="0" w:sz="8" w:val="single"/>
              <w:bottom w:color="6fa8dc" w:space="0" w:sz="8" w:val="single"/>
              <w:right w:color="cfe2f3" w:space="0" w:sz="8" w:val="single"/>
            </w:tcBorders>
            <w:shd w:fill="cfe2f3" w:val="clear"/>
          </w:tcPr>
          <w:p w:rsidR="00000000" w:rsidDel="00000000" w:rsidP="00000000" w:rsidRDefault="00000000" w:rsidRPr="00000000" w14:paraId="000000BB">
            <w:pPr>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Digital Policy Validation.</w:t>
            </w:r>
          </w:p>
          <w:p w:rsidR="00000000" w:rsidDel="00000000" w:rsidP="00000000" w:rsidRDefault="00000000" w:rsidRPr="00000000" w14:paraId="000000BC">
            <w:pPr>
              <w:rPr>
                <w:rFonts w:ascii="Inter" w:cs="Inter" w:eastAsia="Inter" w:hAnsi="Inter"/>
                <w:i w:val="1"/>
                <w:iCs w:val="1"/>
                <w:sz w:val="20"/>
                <w:szCs w:val="20"/>
              </w:rPr>
            </w:pPr>
            <w:r w:rsidDel="00000000" w:rsidR="00000000" w:rsidRPr="00000000">
              <w:rPr>
                <w:rFonts w:ascii="Inter" w:cs="Inter" w:eastAsia="Inter" w:hAnsi="Inter"/>
                <w:i w:val="1"/>
                <w:iCs w:val="1"/>
                <w:sz w:val="20"/>
                <w:szCs w:val="20"/>
                <w:rtl w:val="0"/>
              </w:rPr>
              <w:t xml:space="preserve">A ministry wants to understand whether a new policy can be delivered digitally.</w:t>
            </w:r>
          </w:p>
        </w:tc>
        <w:tc>
          <w:tcPr>
            <w:tcBorders>
              <w:top w:color="6fa8dc" w:space="0" w:sz="8" w:val="single"/>
              <w:left w:color="cfe2f3" w:space="0" w:sz="8" w:val="single"/>
              <w:bottom w:color="6fa8dc" w:space="0" w:sz="8" w:val="single"/>
              <w:right w:color="cfe2f3" w:space="0" w:sz="8" w:val="single"/>
            </w:tcBorders>
            <w:shd w:fill="cfe2f3" w:val="clear"/>
          </w:tcPr>
          <w:p w:rsidR="00000000" w:rsidDel="00000000" w:rsidP="00000000" w:rsidRDefault="00000000" w:rsidRPr="00000000" w14:paraId="000000BD">
            <w:pPr>
              <w:widowControl w:val="0"/>
              <w:numPr>
                <w:ilvl w:val="0"/>
                <w:numId w:val="43"/>
              </w:numPr>
              <w:spacing w:line="240" w:lineRule="auto"/>
              <w:ind w:left="720" w:hanging="360"/>
              <w:rPr>
                <w:rFonts w:ascii="Inter" w:cs="Inter" w:eastAsia="Inter" w:hAnsi="Inter"/>
                <w:sz w:val="20"/>
                <w:szCs w:val="20"/>
              </w:rPr>
            </w:pPr>
            <w:r w:rsidDel="00000000" w:rsidR="00000000" w:rsidRPr="00000000">
              <w:rPr>
                <w:rFonts w:ascii="Inter" w:cs="Inter" w:eastAsia="Inter" w:hAnsi="Inter"/>
                <w:sz w:val="20"/>
                <w:szCs w:val="20"/>
                <w:rtl w:val="0"/>
              </w:rPr>
              <w:t xml:space="preserve">Run discovery to validate the need</w:t>
            </w:r>
          </w:p>
          <w:p w:rsidR="00000000" w:rsidDel="00000000" w:rsidP="00000000" w:rsidRDefault="00000000" w:rsidRPr="00000000" w14:paraId="000000BE">
            <w:pPr>
              <w:widowControl w:val="0"/>
              <w:numPr>
                <w:ilvl w:val="0"/>
                <w:numId w:val="38"/>
              </w:numPr>
              <w:spacing w:line="240" w:lineRule="auto"/>
              <w:ind w:left="720" w:hanging="360"/>
              <w:rPr>
                <w:rFonts w:ascii="Inter" w:cs="Inter" w:eastAsia="Inter" w:hAnsi="Inter"/>
                <w:sz w:val="20"/>
                <w:szCs w:val="20"/>
              </w:rPr>
            </w:pPr>
            <w:r w:rsidDel="00000000" w:rsidR="00000000" w:rsidRPr="00000000">
              <w:rPr>
                <w:rFonts w:ascii="Inter" w:cs="Inter" w:eastAsia="Inter" w:hAnsi="Inter"/>
                <w:sz w:val="20"/>
                <w:szCs w:val="20"/>
                <w:rtl w:val="0"/>
              </w:rPr>
              <w:t xml:space="preserve">Surface the constraints</w:t>
            </w:r>
          </w:p>
          <w:p w:rsidR="00000000" w:rsidDel="00000000" w:rsidP="00000000" w:rsidRDefault="00000000" w:rsidRPr="00000000" w14:paraId="000000BF">
            <w:pPr>
              <w:widowControl w:val="0"/>
              <w:numPr>
                <w:ilvl w:val="0"/>
                <w:numId w:val="38"/>
              </w:numPr>
              <w:spacing w:line="240" w:lineRule="auto"/>
              <w:ind w:left="720" w:hanging="360"/>
              <w:rPr>
                <w:rFonts w:ascii="Inter" w:cs="Inter" w:eastAsia="Inter" w:hAnsi="Inter"/>
                <w:sz w:val="20"/>
                <w:szCs w:val="20"/>
              </w:rPr>
            </w:pPr>
            <w:r w:rsidDel="00000000" w:rsidR="00000000" w:rsidRPr="00000000">
              <w:rPr>
                <w:rFonts w:ascii="Inter" w:cs="Inter" w:eastAsia="Inter" w:hAnsi="Inter"/>
                <w:sz w:val="20"/>
                <w:szCs w:val="20"/>
                <w:rtl w:val="0"/>
              </w:rPr>
              <w:t xml:space="preserve">Experiment with what a service could be before any build commitment is made.</w:t>
            </w:r>
          </w:p>
        </w:tc>
      </w:tr>
      <w:tr>
        <w:trPr>
          <w:cantSplit w:val="0"/>
          <w:tblHeader w:val="0"/>
        </w:trPr>
        <w:tc>
          <w:tcPr>
            <w:tcBorders>
              <w:top w:color="6fa8dc" w:space="0" w:sz="8" w:val="single"/>
              <w:left w:color="cfe2f3" w:space="0" w:sz="8" w:val="single"/>
              <w:bottom w:color="cfe2f3" w:space="0" w:sz="8" w:val="single"/>
              <w:right w:color="cfe2f3" w:space="0" w:sz="8" w:val="single"/>
            </w:tcBorders>
            <w:shd w:fill="cfe2f3" w:val="clear"/>
          </w:tcPr>
          <w:p w:rsidR="00000000" w:rsidDel="00000000" w:rsidP="00000000" w:rsidRDefault="00000000" w:rsidRPr="00000000" w14:paraId="000000C0">
            <w:pPr>
              <w:widowControl w:val="0"/>
              <w:spacing w:line="240" w:lineRule="auto"/>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System &amp; Operational Consolidation. </w:t>
            </w:r>
          </w:p>
          <w:p w:rsidR="00000000" w:rsidDel="00000000" w:rsidP="00000000" w:rsidRDefault="00000000" w:rsidRPr="00000000" w14:paraId="000000C1">
            <w:pPr>
              <w:widowControl w:val="0"/>
              <w:spacing w:line="240" w:lineRule="auto"/>
              <w:rPr>
                <w:rFonts w:ascii="Inter" w:cs="Inter" w:eastAsia="Inter" w:hAnsi="Inter"/>
                <w:i w:val="1"/>
                <w:iCs w:val="1"/>
                <w:sz w:val="20"/>
                <w:szCs w:val="20"/>
              </w:rPr>
            </w:pPr>
            <w:r w:rsidDel="00000000" w:rsidR="00000000" w:rsidRPr="00000000">
              <w:rPr>
                <w:rFonts w:ascii="Inter" w:cs="Inter" w:eastAsia="Inter" w:hAnsi="Inter"/>
                <w:i w:val="1"/>
                <w:iCs w:val="1"/>
                <w:sz w:val="20"/>
                <w:szCs w:val="20"/>
                <w:rtl w:val="0"/>
              </w:rPr>
              <w:t xml:space="preserve">An agency is streamlining multiple fragmented systems into a single platform, requiring entirely new internal </w:t>
            </w:r>
            <w:r w:rsidDel="00000000" w:rsidR="00000000" w:rsidRPr="00000000">
              <w:rPr>
                <w:rFonts w:ascii="Inter" w:cs="Inter" w:eastAsia="Inter" w:hAnsi="Inter"/>
                <w:i w:val="1"/>
                <w:iCs w:val="1"/>
                <w:sz w:val="20"/>
                <w:szCs w:val="20"/>
                <w:rtl w:val="0"/>
              </w:rPr>
              <w:t xml:space="preserve">workflows</w:t>
            </w:r>
            <w:r w:rsidDel="00000000" w:rsidR="00000000" w:rsidRPr="00000000">
              <w:rPr>
                <w:rFonts w:ascii="Inter" w:cs="Inter" w:eastAsia="Inter" w:hAnsi="Inter"/>
                <w:i w:val="1"/>
                <w:iCs w:val="1"/>
                <w:sz w:val="20"/>
                <w:szCs w:val="20"/>
                <w:rtl w:val="0"/>
              </w:rPr>
              <w:t xml:space="preserve">. </w:t>
            </w:r>
          </w:p>
          <w:p w:rsidR="00000000" w:rsidDel="00000000" w:rsidP="00000000" w:rsidRDefault="00000000" w:rsidRPr="00000000" w14:paraId="000000C2">
            <w:pPr>
              <w:widowControl w:val="0"/>
              <w:spacing w:line="240" w:lineRule="auto"/>
              <w:rPr>
                <w:rFonts w:ascii="Inter" w:cs="Inter" w:eastAsia="Inter" w:hAnsi="Inter"/>
                <w:b w:val="1"/>
                <w:bCs w:val="1"/>
                <w:sz w:val="20"/>
                <w:szCs w:val="20"/>
              </w:rPr>
            </w:pPr>
            <w:r w:rsidDel="00000000" w:rsidR="00000000" w:rsidRPr="00000000">
              <w:rPr>
                <w:rtl w:val="0"/>
              </w:rPr>
            </w:r>
          </w:p>
        </w:tc>
        <w:tc>
          <w:tcPr>
            <w:tcBorders>
              <w:top w:color="6fa8dc" w:space="0" w:sz="8" w:val="single"/>
              <w:left w:color="cfe2f3" w:space="0" w:sz="8" w:val="single"/>
              <w:bottom w:color="cfe2f3" w:space="0" w:sz="8" w:val="single"/>
              <w:right w:color="cfe2f3" w:space="0" w:sz="8" w:val="single"/>
            </w:tcBorders>
            <w:shd w:fill="cfe2f3" w:val="clear"/>
          </w:tcPr>
          <w:p w:rsidR="00000000" w:rsidDel="00000000" w:rsidP="00000000" w:rsidRDefault="00000000" w:rsidRPr="00000000" w14:paraId="000000C3">
            <w:pPr>
              <w:widowControl w:val="0"/>
              <w:numPr>
                <w:ilvl w:val="0"/>
                <w:numId w:val="18"/>
              </w:numPr>
              <w:spacing w:line="240" w:lineRule="auto"/>
              <w:ind w:left="720" w:hanging="360"/>
              <w:rPr>
                <w:rFonts w:ascii="Inter" w:cs="Inter" w:eastAsia="Inter" w:hAnsi="Inter"/>
                <w:sz w:val="20"/>
                <w:szCs w:val="20"/>
              </w:rPr>
            </w:pPr>
            <w:r w:rsidDel="00000000" w:rsidR="00000000" w:rsidRPr="00000000">
              <w:rPr>
                <w:rFonts w:ascii="Inter" w:cs="Inter" w:eastAsia="Inter" w:hAnsi="Inter"/>
                <w:sz w:val="20"/>
                <w:szCs w:val="20"/>
                <w:rtl w:val="0"/>
              </w:rPr>
              <w:t xml:space="preserve">Discover to rethink the people process and workflows around it.</w:t>
            </w:r>
          </w:p>
          <w:p w:rsidR="00000000" w:rsidDel="00000000" w:rsidP="00000000" w:rsidRDefault="00000000" w:rsidRPr="00000000" w14:paraId="000000C4">
            <w:pPr>
              <w:widowControl w:val="0"/>
              <w:numPr>
                <w:ilvl w:val="0"/>
                <w:numId w:val="18"/>
              </w:numPr>
              <w:spacing w:line="240" w:lineRule="auto"/>
              <w:ind w:left="720" w:hanging="360"/>
              <w:rPr>
                <w:rFonts w:ascii="Inter" w:cs="Inter" w:eastAsia="Inter" w:hAnsi="Inter"/>
                <w:sz w:val="20"/>
                <w:szCs w:val="20"/>
              </w:rPr>
            </w:pPr>
            <w:r w:rsidDel="00000000" w:rsidR="00000000" w:rsidRPr="00000000">
              <w:rPr>
                <w:rFonts w:ascii="Inter" w:cs="Inter" w:eastAsia="Inter" w:hAnsi="Inter"/>
                <w:sz w:val="20"/>
                <w:szCs w:val="20"/>
                <w:rtl w:val="0"/>
              </w:rPr>
              <w:t xml:space="preserve">Rebuild the operation alongside the new platform. </w:t>
            </w:r>
          </w:p>
          <w:p w:rsidR="00000000" w:rsidDel="00000000" w:rsidP="00000000" w:rsidRDefault="00000000" w:rsidRPr="00000000" w14:paraId="000000C5">
            <w:pPr>
              <w:widowControl w:val="0"/>
              <w:spacing w:line="240" w:lineRule="auto"/>
              <w:rPr>
                <w:rFonts w:ascii="Inter" w:cs="Inter" w:eastAsia="Inter" w:hAnsi="Inter"/>
                <w:sz w:val="20"/>
                <w:szCs w:val="20"/>
              </w:rPr>
            </w:pPr>
            <w:r w:rsidDel="00000000" w:rsidR="00000000" w:rsidRPr="00000000">
              <w:rPr>
                <w:rtl w:val="0"/>
              </w:rPr>
            </w:r>
          </w:p>
        </w:tc>
      </w:tr>
    </w:tbl>
    <w:p w:rsidR="00000000" w:rsidDel="00000000" w:rsidP="00000000" w:rsidRDefault="00000000" w:rsidRPr="00000000" w14:paraId="000000C6">
      <w:pPr>
        <w:pStyle w:val="Heading4"/>
        <w:rPr>
          <w:rFonts w:ascii="Inter" w:cs="Inter" w:eastAsia="Inter" w:hAnsi="Inter"/>
          <w:i w:val="1"/>
          <w:iCs w:val="1"/>
        </w:rPr>
      </w:pPr>
      <w:bookmarkStart w:colFirst="0" w:colLast="0" w:name="_8gl02bju3tmk" w:id="17"/>
      <w:bookmarkEnd w:id="17"/>
      <w:r w:rsidDel="00000000" w:rsidR="00000000" w:rsidRPr="00000000">
        <w:rPr>
          <w:rFonts w:ascii="Inter" w:cs="Inter" w:eastAsia="Inter" w:hAnsi="Inter"/>
          <w:b w:val="1"/>
          <w:bCs w:val="1"/>
          <w:rtl w:val="0"/>
        </w:rPr>
        <w:t xml:space="preserve">&gt; What We Don't Do.</w:t>
      </w:r>
      <w:r w:rsidDel="00000000" w:rsidR="00000000" w:rsidRPr="00000000">
        <w:rPr>
          <w:rFonts w:ascii="Inter" w:cs="Inter" w:eastAsia="Inter" w:hAnsi="Inter"/>
          <w:rtl w:val="0"/>
        </w:rPr>
        <w:t xml:space="preserve"> </w:t>
      </w:r>
      <w:r w:rsidDel="00000000" w:rsidR="00000000" w:rsidRPr="00000000">
        <w:rPr>
          <w:rtl w:val="0"/>
        </w:rPr>
      </w:r>
    </w:p>
    <w:p w:rsidR="00000000" w:rsidDel="00000000" w:rsidP="00000000" w:rsidRDefault="00000000" w:rsidRPr="00000000" w14:paraId="000000C7">
      <w:pPr>
        <w:rPr>
          <w:rFonts w:ascii="Inter" w:cs="Inter" w:eastAsia="Inter" w:hAnsi="Inter"/>
        </w:rPr>
      </w:pPr>
      <w:r w:rsidDel="00000000" w:rsidR="00000000" w:rsidRPr="00000000">
        <w:rPr>
          <w:rFonts w:ascii="Inter" w:cs="Inter" w:eastAsia="Inter" w:hAnsi="Inter"/>
          <w:rtl w:val="0"/>
        </w:rPr>
        <w:t xml:space="preserve">We work as an advisory partner, not as a permanent vendor or an ongoing operational arm. Our goal is to build capabilities that outlast us (more on that in 3.3 Building Lasting Capabilities). </w:t>
      </w:r>
    </w:p>
    <w:p w:rsidR="00000000" w:rsidDel="00000000" w:rsidP="00000000" w:rsidRDefault="00000000" w:rsidRPr="00000000" w14:paraId="000000C8">
      <w:pPr>
        <w:rPr>
          <w:rFonts w:ascii="Inter" w:cs="Inter" w:eastAsia="Inter" w:hAnsi="Inter"/>
        </w:rPr>
      </w:pPr>
      <w:r w:rsidDel="00000000" w:rsidR="00000000" w:rsidRPr="00000000">
        <w:rPr>
          <w:rtl w:val="0"/>
        </w:rPr>
      </w:r>
    </w:p>
    <w:p w:rsidR="00000000" w:rsidDel="00000000" w:rsidP="00000000" w:rsidRDefault="00000000" w:rsidRPr="00000000" w14:paraId="000000C9">
      <w:pPr>
        <w:rPr>
          <w:rFonts w:ascii="Inter" w:cs="Inter" w:eastAsia="Inter" w:hAnsi="Inter"/>
        </w:rPr>
      </w:pPr>
      <w:r w:rsidDel="00000000" w:rsidR="00000000" w:rsidRPr="00000000">
        <w:rPr>
          <w:rFonts w:ascii="Inter" w:cs="Inter" w:eastAsia="Inter" w:hAnsi="Inter"/>
          <w:rtl w:val="0"/>
        </w:rPr>
        <w:t xml:space="preserve">To protect that focus, here’s a quick look at what’s in and out of scope:</w:t>
        <w:br w:type="textWrapping"/>
      </w:r>
    </w:p>
    <w:tbl>
      <w:tblPr>
        <w:tblStyle w:val="Table14"/>
        <w:tblW w:w="87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95"/>
        <w:gridCol w:w="4305"/>
        <w:tblGridChange w:id="0">
          <w:tblGrid>
            <w:gridCol w:w="4395"/>
            <w:gridCol w:w="4305"/>
          </w:tblGrid>
        </w:tblGridChange>
      </w:tblGrid>
      <w:tr>
        <w:trPr>
          <w:cantSplit w:val="0"/>
          <w:tblHeader w:val="0"/>
        </w:trPr>
        <w:tc>
          <w:tcPr>
            <w:tcBorders>
              <w:top w:color="efefef" w:space="0" w:sz="8" w:val="single"/>
              <w:left w:color="efefef" w:space="0" w:sz="8" w:val="single"/>
              <w:bottom w:color="666666" w:space="0" w:sz="8" w:val="single"/>
              <w:right w:color="efefef" w:space="0" w:sz="8" w:val="single"/>
            </w:tcBorders>
            <w:shd w:fill="999999" w:val="clear"/>
          </w:tcPr>
          <w:p w:rsidR="00000000" w:rsidDel="00000000" w:rsidP="00000000" w:rsidRDefault="00000000" w:rsidRPr="00000000" w14:paraId="000000CA">
            <w:pPr>
              <w:widowControl w:val="0"/>
              <w:spacing w:line="240" w:lineRule="auto"/>
              <w:rPr>
                <w:rFonts w:ascii="Inter" w:cs="Inter" w:eastAsia="Inter" w:hAnsi="Inter"/>
                <w:b w:val="1"/>
                <w:bCs w:val="1"/>
                <w:color w:val="ffffff"/>
                <w:sz w:val="20"/>
                <w:szCs w:val="20"/>
              </w:rPr>
            </w:pPr>
            <w:r w:rsidDel="00000000" w:rsidR="00000000" w:rsidRPr="00000000">
              <w:rPr>
                <w:rFonts w:ascii="Inter" w:cs="Inter" w:eastAsia="Inter" w:hAnsi="Inter"/>
                <w:b w:val="1"/>
                <w:bCs w:val="1"/>
                <w:color w:val="ffffff"/>
                <w:sz w:val="20"/>
                <w:szCs w:val="20"/>
                <w:rtl w:val="0"/>
              </w:rPr>
              <w:t xml:space="preserve">What We Don’t Do:</w:t>
            </w:r>
          </w:p>
        </w:tc>
        <w:tc>
          <w:tcPr>
            <w:tcBorders>
              <w:top w:color="efefef" w:space="0" w:sz="8" w:val="single"/>
              <w:left w:color="efefef" w:space="0" w:sz="8" w:val="single"/>
              <w:bottom w:color="666666" w:space="0" w:sz="8" w:val="single"/>
              <w:right w:color="efefef" w:space="0" w:sz="8" w:val="single"/>
            </w:tcBorders>
            <w:shd w:fill="999999" w:val="clear"/>
          </w:tcPr>
          <w:p w:rsidR="00000000" w:rsidDel="00000000" w:rsidP="00000000" w:rsidRDefault="00000000" w:rsidRPr="00000000" w14:paraId="000000CB">
            <w:pPr>
              <w:widowControl w:val="0"/>
              <w:spacing w:line="240" w:lineRule="auto"/>
              <w:rPr>
                <w:rFonts w:ascii="Inter" w:cs="Inter" w:eastAsia="Inter" w:hAnsi="Inter"/>
                <w:b w:val="1"/>
                <w:bCs w:val="1"/>
                <w:color w:val="ffffff"/>
                <w:sz w:val="20"/>
                <w:szCs w:val="20"/>
              </w:rPr>
            </w:pPr>
            <w:r w:rsidDel="00000000" w:rsidR="00000000" w:rsidRPr="00000000">
              <w:rPr>
                <w:rFonts w:ascii="Inter" w:cs="Inter" w:eastAsia="Inter" w:hAnsi="Inter"/>
                <w:b w:val="1"/>
                <w:bCs w:val="1"/>
                <w:color w:val="ffffff"/>
                <w:sz w:val="20"/>
                <w:szCs w:val="20"/>
                <w:rtl w:val="0"/>
              </w:rPr>
              <w:t xml:space="preserve">What We Do Instead: </w:t>
            </w:r>
          </w:p>
        </w:tc>
      </w:tr>
      <w:tr>
        <w:trPr>
          <w:cantSplit w:val="0"/>
          <w:trHeight w:val="1455" w:hRule="atLeast"/>
          <w:tblHeader w:val="0"/>
        </w:trPr>
        <w:tc>
          <w:tcPr>
            <w:tcBorders>
              <w:top w:color="666666" w:space="0" w:sz="8" w:val="single"/>
              <w:left w:color="efefef" w:space="0" w:sz="8" w:val="single"/>
              <w:bottom w:color="efefef" w:space="0" w:sz="8" w:val="single"/>
              <w:right w:color="efefef" w:space="0" w:sz="8" w:val="single"/>
            </w:tcBorders>
            <w:shd w:fill="efefef" w:val="clear"/>
          </w:tcPr>
          <w:p w:rsidR="00000000" w:rsidDel="00000000" w:rsidP="00000000" w:rsidRDefault="00000000" w:rsidRPr="00000000" w14:paraId="000000CC">
            <w:pPr>
              <w:rPr>
                <w:rFonts w:ascii="Inter" w:cs="Inter" w:eastAsia="Inter" w:hAnsi="Inter"/>
                <w:sz w:val="20"/>
                <w:szCs w:val="20"/>
              </w:rPr>
            </w:pPr>
            <w:r w:rsidDel="00000000" w:rsidR="00000000" w:rsidRPr="00000000">
              <w:rPr>
                <w:rFonts w:ascii="Inter" w:cs="Inter" w:eastAsia="Inter" w:hAnsi="Inter"/>
                <w:b w:val="1"/>
                <w:bCs w:val="1"/>
                <w:sz w:val="20"/>
                <w:szCs w:val="20"/>
                <w:rtl w:val="0"/>
              </w:rPr>
              <w:t xml:space="preserve">Take over the entire engagement cycle.</w:t>
            </w:r>
            <w:r w:rsidDel="00000000" w:rsidR="00000000" w:rsidRPr="00000000">
              <w:rPr>
                <w:rFonts w:ascii="Inter" w:cs="Inter" w:eastAsia="Inter" w:hAnsi="Inter"/>
                <w:sz w:val="20"/>
                <w:szCs w:val="20"/>
                <w:rtl w:val="0"/>
              </w:rPr>
              <w:t xml:space="preserve"> </w:t>
            </w:r>
          </w:p>
          <w:p w:rsidR="00000000" w:rsidDel="00000000" w:rsidP="00000000" w:rsidRDefault="00000000" w:rsidRPr="00000000" w14:paraId="000000CD">
            <w:pPr>
              <w:rPr>
                <w:rFonts w:ascii="Inter" w:cs="Inter" w:eastAsia="Inter" w:hAnsi="Inter"/>
                <w:i w:val="1"/>
                <w:iCs w:val="1"/>
                <w:sz w:val="20"/>
                <w:szCs w:val="20"/>
              </w:rPr>
            </w:pPr>
            <w:r w:rsidDel="00000000" w:rsidR="00000000" w:rsidRPr="00000000">
              <w:rPr>
                <w:rFonts w:ascii="Inter" w:cs="Inter" w:eastAsia="Inter" w:hAnsi="Inter"/>
                <w:sz w:val="20"/>
                <w:szCs w:val="20"/>
                <w:rtl w:val="0"/>
              </w:rPr>
              <w:t xml:space="preserve">We are a consulting and discovery team. We are not the permanent design or engineering function for an agency. </w:t>
            </w:r>
            <w:r w:rsidDel="00000000" w:rsidR="00000000" w:rsidRPr="00000000">
              <w:rPr>
                <w:rtl w:val="0"/>
              </w:rPr>
            </w:r>
          </w:p>
        </w:tc>
        <w:tc>
          <w:tcPr>
            <w:tcBorders>
              <w:top w:color="666666" w:space="0" w:sz="8" w:val="single"/>
              <w:left w:color="efefef" w:space="0" w:sz="8" w:val="single"/>
              <w:bottom w:color="efefef" w:space="0" w:sz="8" w:val="single"/>
              <w:right w:color="efefef" w:space="0" w:sz="8" w:val="single"/>
            </w:tcBorders>
            <w:shd w:fill="efefef" w:val="clear"/>
          </w:tcPr>
          <w:p w:rsidR="00000000" w:rsidDel="00000000" w:rsidP="00000000" w:rsidRDefault="00000000" w:rsidRPr="00000000" w14:paraId="000000CE">
            <w:pPr>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Accelerate, enable, and pilot solutions.</w:t>
            </w:r>
          </w:p>
          <w:p w:rsidR="00000000" w:rsidDel="00000000" w:rsidP="00000000" w:rsidRDefault="00000000" w:rsidRPr="00000000" w14:paraId="000000CF">
            <w:pPr>
              <w:rPr>
                <w:rFonts w:ascii="Inter" w:cs="Inter" w:eastAsia="Inter" w:hAnsi="Inter"/>
                <w:b w:val="1"/>
                <w:bCs w:val="1"/>
                <w:sz w:val="20"/>
                <w:szCs w:val="20"/>
              </w:rPr>
            </w:pPr>
            <w:r w:rsidDel="00000000" w:rsidR="00000000" w:rsidRPr="00000000">
              <w:rPr>
                <w:rFonts w:ascii="Inter" w:cs="Inter" w:eastAsia="Inter" w:hAnsi="Inter"/>
                <w:sz w:val="20"/>
                <w:szCs w:val="20"/>
                <w:rtl w:val="0"/>
              </w:rPr>
              <w:t xml:space="preserve">We focus on the discovery arc, building proofs of concepts/value (POC/POV) before handing over to our agency partner’s engineering team</w:t>
            </w:r>
            <w:r w:rsidDel="00000000" w:rsidR="00000000" w:rsidRPr="00000000">
              <w:rPr>
                <w:rtl w:val="0"/>
              </w:rPr>
            </w:r>
          </w:p>
        </w:tc>
      </w:tr>
      <w:tr>
        <w:trPr>
          <w:cantSplit w:val="0"/>
          <w:trHeight w:val="1320" w:hRule="atLeast"/>
          <w:tblHeader w:val="0"/>
        </w:trPr>
        <w:tc>
          <w:tcPr>
            <w:tcBorders>
              <w:top w:color="efefef" w:space="0" w:sz="8" w:val="single"/>
              <w:left w:color="efefef" w:space="0" w:sz="8" w:val="single"/>
              <w:bottom w:color="efefef" w:space="0" w:sz="8" w:val="single"/>
              <w:right w:color="efefef" w:space="0" w:sz="8" w:val="single"/>
            </w:tcBorders>
            <w:shd w:fill="efefef" w:val="clear"/>
          </w:tcPr>
          <w:p w:rsidR="00000000" w:rsidDel="00000000" w:rsidP="00000000" w:rsidRDefault="00000000" w:rsidRPr="00000000" w14:paraId="000000D0">
            <w:pPr>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Write funding papers or investment proposals.</w:t>
            </w:r>
            <w:r w:rsidDel="00000000" w:rsidR="00000000" w:rsidRPr="00000000">
              <w:rPr>
                <w:rFonts w:ascii="Inter" w:cs="Inter" w:eastAsia="Inter" w:hAnsi="Inter"/>
                <w:sz w:val="20"/>
                <w:szCs w:val="20"/>
                <w:rtl w:val="0"/>
              </w:rPr>
              <w:t xml:space="preserve"> This includes writing IV papers, procurement documents, or more. </w:t>
            </w:r>
            <w:r w:rsidDel="00000000" w:rsidR="00000000" w:rsidRPr="00000000">
              <w:rPr>
                <w:rtl w:val="0"/>
              </w:rPr>
            </w:r>
          </w:p>
        </w:tc>
        <w:tc>
          <w:tcPr>
            <w:tcBorders>
              <w:top w:color="efefef" w:space="0" w:sz="8" w:val="single"/>
              <w:left w:color="efefef" w:space="0" w:sz="8" w:val="single"/>
              <w:bottom w:color="efefef" w:space="0" w:sz="8" w:val="single"/>
              <w:right w:color="efefef" w:space="0" w:sz="8" w:val="single"/>
            </w:tcBorders>
            <w:shd w:fill="efefef" w:val="clear"/>
          </w:tcPr>
          <w:p w:rsidR="00000000" w:rsidDel="00000000" w:rsidP="00000000" w:rsidRDefault="00000000" w:rsidRPr="00000000" w14:paraId="000000D1">
            <w:pPr>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Inform strategic thinking.</w:t>
            </w:r>
          </w:p>
          <w:p w:rsidR="00000000" w:rsidDel="00000000" w:rsidP="00000000" w:rsidRDefault="00000000" w:rsidRPr="00000000" w14:paraId="000000D2">
            <w:pPr>
              <w:rPr>
                <w:rFonts w:ascii="Inter" w:cs="Inter" w:eastAsia="Inter" w:hAnsi="Inter"/>
                <w:b w:val="1"/>
                <w:bCs w:val="1"/>
                <w:sz w:val="20"/>
                <w:szCs w:val="20"/>
              </w:rPr>
            </w:pPr>
            <w:r w:rsidDel="00000000" w:rsidR="00000000" w:rsidRPr="00000000">
              <w:rPr>
                <w:rFonts w:ascii="Inter" w:cs="Inter" w:eastAsia="Inter" w:hAnsi="Inter"/>
                <w:sz w:val="20"/>
                <w:szCs w:val="20"/>
                <w:rtl w:val="0"/>
              </w:rPr>
              <w:t xml:space="preserve">We provide the foundational insights and data that help an agency shape and back up their internal case.</w:t>
            </w:r>
            <w:r w:rsidDel="00000000" w:rsidR="00000000" w:rsidRPr="00000000">
              <w:rPr>
                <w:rtl w:val="0"/>
              </w:rPr>
            </w:r>
          </w:p>
        </w:tc>
      </w:tr>
      <w:tr>
        <w:trPr>
          <w:cantSplit w:val="0"/>
          <w:trHeight w:val="1453.037109375" w:hRule="atLeast"/>
          <w:tblHeader w:val="0"/>
        </w:trPr>
        <w:tc>
          <w:tcPr>
            <w:tcBorders>
              <w:top w:color="efefef" w:space="0" w:sz="8" w:val="single"/>
              <w:left w:color="efefef" w:space="0" w:sz="8" w:val="single"/>
              <w:bottom w:color="efefef" w:space="0" w:sz="8" w:val="single"/>
              <w:right w:color="efefef" w:space="0" w:sz="8" w:val="single"/>
            </w:tcBorders>
            <w:shd w:fill="efefef" w:val="clear"/>
          </w:tcPr>
          <w:p w:rsidR="00000000" w:rsidDel="00000000" w:rsidP="00000000" w:rsidRDefault="00000000" w:rsidRPr="00000000" w14:paraId="000000D3">
            <w:pPr>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Design without being involved in the discovery.</w:t>
            </w:r>
            <w:r w:rsidDel="00000000" w:rsidR="00000000" w:rsidRPr="00000000">
              <w:rPr>
                <w:rFonts w:ascii="Inter" w:cs="Inter" w:eastAsia="Inter" w:hAnsi="Inter"/>
                <w:sz w:val="20"/>
                <w:szCs w:val="20"/>
                <w:rtl w:val="0"/>
              </w:rPr>
              <w:t xml:space="preserve"> If a solution has already been decided and we are being asked to make it look good, that is not an engagement we can add real value to.</w:t>
            </w:r>
            <w:r w:rsidDel="00000000" w:rsidR="00000000" w:rsidRPr="00000000">
              <w:rPr>
                <w:rtl w:val="0"/>
              </w:rPr>
            </w:r>
          </w:p>
        </w:tc>
        <w:tc>
          <w:tcPr>
            <w:tcBorders>
              <w:top w:color="efefef" w:space="0" w:sz="8" w:val="single"/>
              <w:left w:color="efefef" w:space="0" w:sz="8" w:val="single"/>
              <w:bottom w:color="efefef" w:space="0" w:sz="8" w:val="single"/>
              <w:right w:color="efefef" w:space="0" w:sz="8" w:val="single"/>
            </w:tcBorders>
            <w:shd w:fill="efefef" w:val="clear"/>
          </w:tcPr>
          <w:p w:rsidR="00000000" w:rsidDel="00000000" w:rsidP="00000000" w:rsidRDefault="00000000" w:rsidRPr="00000000" w14:paraId="000000D4">
            <w:pPr>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Design based on discovery insights.  </w:t>
            </w:r>
          </w:p>
          <w:p w:rsidR="00000000" w:rsidDel="00000000" w:rsidP="00000000" w:rsidRDefault="00000000" w:rsidRPr="00000000" w14:paraId="000000D5">
            <w:pPr>
              <w:rPr>
                <w:rFonts w:ascii="Inter" w:cs="Inter" w:eastAsia="Inter" w:hAnsi="Inter"/>
                <w:b w:val="1"/>
                <w:bCs w:val="1"/>
                <w:sz w:val="20"/>
                <w:szCs w:val="20"/>
              </w:rPr>
            </w:pPr>
            <w:r w:rsidDel="00000000" w:rsidR="00000000" w:rsidRPr="00000000">
              <w:rPr>
                <w:rFonts w:ascii="Inter" w:cs="Inter" w:eastAsia="Inter" w:hAnsi="Inter"/>
                <w:sz w:val="20"/>
                <w:szCs w:val="20"/>
                <w:rtl w:val="0"/>
              </w:rPr>
              <w:t xml:space="preserve">We ensure that our design is deeply connected to user research, constraints, and verified needs. (See 2.3 Through a Discovery Lens). </w:t>
            </w:r>
            <w:r w:rsidDel="00000000" w:rsidR="00000000" w:rsidRPr="00000000">
              <w:rPr>
                <w:rtl w:val="0"/>
              </w:rPr>
            </w:r>
          </w:p>
        </w:tc>
      </w:tr>
      <w:tr>
        <w:trPr>
          <w:cantSplit w:val="0"/>
          <w:trHeight w:val="1770" w:hRule="atLeast"/>
          <w:tblHeader w:val="0"/>
        </w:trPr>
        <w:tc>
          <w:tcPr>
            <w:tcBorders>
              <w:top w:color="efefef" w:space="0" w:sz="8" w:val="single"/>
              <w:left w:color="efefef" w:space="0" w:sz="8" w:val="single"/>
              <w:bottom w:color="efefef" w:space="0" w:sz="8" w:val="single"/>
              <w:right w:color="efefef" w:space="0" w:sz="8" w:val="single"/>
            </w:tcBorders>
            <w:shd w:fill="efefef" w:val="clear"/>
          </w:tcPr>
          <w:p w:rsidR="00000000" w:rsidDel="00000000" w:rsidP="00000000" w:rsidRDefault="00000000" w:rsidRPr="00000000" w14:paraId="000000D6">
            <w:pPr>
              <w:rPr>
                <w:rFonts w:ascii="Inter" w:cs="Inter" w:eastAsia="Inter" w:hAnsi="Inter"/>
                <w:sz w:val="20"/>
                <w:szCs w:val="20"/>
              </w:rPr>
            </w:pPr>
            <w:r w:rsidDel="00000000" w:rsidR="00000000" w:rsidRPr="00000000">
              <w:rPr>
                <w:rFonts w:ascii="Inter" w:cs="Inter" w:eastAsia="Inter" w:hAnsi="Inter"/>
                <w:b w:val="1"/>
                <w:bCs w:val="1"/>
                <w:sz w:val="20"/>
                <w:szCs w:val="20"/>
                <w:rtl w:val="0"/>
              </w:rPr>
              <w:t xml:space="preserve">*Run isolated research tasks without a discovery arc. </w:t>
            </w:r>
            <w:r w:rsidDel="00000000" w:rsidR="00000000" w:rsidRPr="00000000">
              <w:rPr>
                <w:rFonts w:ascii="Inter" w:cs="Inter" w:eastAsia="Inter" w:hAnsi="Inter"/>
                <w:sz w:val="20"/>
                <w:szCs w:val="20"/>
                <w:rtl w:val="0"/>
              </w:rPr>
              <w:t xml:space="preserve">We are not a research-for-hire team delivering standalone tasks. Research has to connect to discovery, hypothesis, and action. </w:t>
            </w:r>
          </w:p>
          <w:p w:rsidR="00000000" w:rsidDel="00000000" w:rsidP="00000000" w:rsidRDefault="00000000" w:rsidRPr="00000000" w14:paraId="000000D7">
            <w:pPr>
              <w:rPr>
                <w:rFonts w:ascii="Inter" w:cs="Inter" w:eastAsia="Inter" w:hAnsi="Inter"/>
                <w:b w:val="1"/>
                <w:bCs w:val="1"/>
                <w:sz w:val="20"/>
                <w:szCs w:val="20"/>
              </w:rPr>
            </w:pPr>
            <w:r w:rsidDel="00000000" w:rsidR="00000000" w:rsidRPr="00000000">
              <w:rPr>
                <w:rtl w:val="0"/>
              </w:rPr>
            </w:r>
          </w:p>
        </w:tc>
        <w:tc>
          <w:tcPr>
            <w:tcBorders>
              <w:top w:color="efefef" w:space="0" w:sz="8" w:val="single"/>
              <w:left w:color="efefef" w:space="0" w:sz="8" w:val="single"/>
              <w:bottom w:color="efefef" w:space="0" w:sz="8" w:val="single"/>
              <w:right w:color="efefef" w:space="0" w:sz="8" w:val="single"/>
            </w:tcBorders>
            <w:shd w:fill="efefef" w:val="clear"/>
          </w:tcPr>
          <w:p w:rsidR="00000000" w:rsidDel="00000000" w:rsidP="00000000" w:rsidRDefault="00000000" w:rsidRPr="00000000" w14:paraId="000000D8">
            <w:pPr>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Connect research to clear next steps. </w:t>
            </w:r>
          </w:p>
          <w:p w:rsidR="00000000" w:rsidDel="00000000" w:rsidP="00000000" w:rsidRDefault="00000000" w:rsidRPr="00000000" w14:paraId="000000D9">
            <w:pPr>
              <w:rPr>
                <w:rFonts w:ascii="Inter" w:cs="Inter" w:eastAsia="Inter" w:hAnsi="Inter"/>
                <w:sz w:val="20"/>
                <w:szCs w:val="20"/>
              </w:rPr>
            </w:pPr>
            <w:r w:rsidDel="00000000" w:rsidR="00000000" w:rsidRPr="00000000">
              <w:rPr>
                <w:rFonts w:ascii="Inter" w:cs="Inter" w:eastAsia="Inter" w:hAnsi="Inter"/>
                <w:sz w:val="20"/>
                <w:szCs w:val="20"/>
                <w:rtl w:val="0"/>
              </w:rPr>
              <w:t xml:space="preserve">We ensure every research piece connects directly to a full discovery arc with clear hypothesis, validated findings, and tangible action. (See 2.3 Through a Discovery Lens and 4.2 Discovery). </w:t>
            </w:r>
          </w:p>
        </w:tc>
      </w:tr>
      <w:tr>
        <w:trPr>
          <w:cantSplit w:val="0"/>
          <w:trHeight w:val="1770" w:hRule="atLeast"/>
          <w:tblHeader w:val="0"/>
        </w:trPr>
        <w:tc>
          <w:tcPr>
            <w:tcBorders>
              <w:top w:color="efefef" w:space="0" w:sz="8" w:val="single"/>
              <w:left w:color="efefef" w:space="0" w:sz="8" w:val="single"/>
              <w:bottom w:color="efefef" w:space="0" w:sz="8" w:val="single"/>
              <w:right w:color="efefef" w:space="0" w:sz="8" w:val="single"/>
            </w:tcBorders>
            <w:shd w:fill="efefef" w:val="clear"/>
          </w:tcPr>
          <w:p w:rsidR="00000000" w:rsidDel="00000000" w:rsidP="00000000" w:rsidRDefault="00000000" w:rsidRPr="00000000" w14:paraId="000000DA">
            <w:pPr>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Deliver a prototype and walk away. </w:t>
            </w:r>
          </w:p>
          <w:p w:rsidR="00000000" w:rsidDel="00000000" w:rsidP="00000000" w:rsidRDefault="00000000" w:rsidRPr="00000000" w14:paraId="000000DB">
            <w:pPr>
              <w:rPr>
                <w:rFonts w:ascii="Inter" w:cs="Inter" w:eastAsia="Inter" w:hAnsi="Inter"/>
                <w:b w:val="1"/>
                <w:bCs w:val="1"/>
                <w:sz w:val="20"/>
                <w:szCs w:val="20"/>
              </w:rPr>
            </w:pPr>
            <w:r w:rsidDel="00000000" w:rsidR="00000000" w:rsidRPr="00000000">
              <w:rPr>
                <w:rFonts w:ascii="Inter" w:cs="Inter" w:eastAsia="Inter" w:hAnsi="Inter"/>
                <w:sz w:val="20"/>
                <w:szCs w:val="20"/>
                <w:rtl w:val="0"/>
              </w:rPr>
              <w:t xml:space="preserve">We don’t leave our agency partners without roadmaps or context in the handoff. </w:t>
            </w:r>
            <w:r w:rsidDel="00000000" w:rsidR="00000000" w:rsidRPr="00000000">
              <w:rPr>
                <w:rtl w:val="0"/>
              </w:rPr>
            </w:r>
          </w:p>
        </w:tc>
        <w:tc>
          <w:tcPr>
            <w:tcBorders>
              <w:top w:color="efefef" w:space="0" w:sz="8" w:val="single"/>
              <w:left w:color="efefef" w:space="0" w:sz="8" w:val="single"/>
              <w:bottom w:color="efefef" w:space="0" w:sz="8" w:val="single"/>
              <w:right w:color="efefef" w:space="0" w:sz="8" w:val="single"/>
            </w:tcBorders>
            <w:shd w:fill="efefef" w:val="clear"/>
          </w:tcPr>
          <w:p w:rsidR="00000000" w:rsidDel="00000000" w:rsidP="00000000" w:rsidRDefault="00000000" w:rsidRPr="00000000" w14:paraId="000000DC">
            <w:pPr>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Build capability for the next step forward.  </w:t>
            </w:r>
          </w:p>
          <w:p w:rsidR="00000000" w:rsidDel="00000000" w:rsidP="00000000" w:rsidRDefault="00000000" w:rsidRPr="00000000" w14:paraId="000000DD">
            <w:pPr>
              <w:rPr>
                <w:rFonts w:ascii="Inter" w:cs="Inter" w:eastAsia="Inter" w:hAnsi="Inter"/>
                <w:b w:val="1"/>
                <w:bCs w:val="1"/>
                <w:sz w:val="20"/>
                <w:szCs w:val="20"/>
              </w:rPr>
            </w:pPr>
            <w:r w:rsidDel="00000000" w:rsidR="00000000" w:rsidRPr="00000000">
              <w:rPr>
                <w:rFonts w:ascii="Inter" w:cs="Inter" w:eastAsia="Inter" w:hAnsi="Inter"/>
                <w:sz w:val="20"/>
                <w:szCs w:val="20"/>
                <w:rtl w:val="0"/>
              </w:rPr>
              <w:t xml:space="preserve">We guide partners to solve the right problems and set up an environment to maintain the work after we leave.  (See 3.3 Building Lasting Capability)</w:t>
            </w:r>
            <w:r w:rsidDel="00000000" w:rsidR="00000000" w:rsidRPr="00000000">
              <w:rPr>
                <w:rtl w:val="0"/>
              </w:rPr>
            </w:r>
          </w:p>
        </w:tc>
      </w:tr>
    </w:tbl>
    <w:p w:rsidR="00000000" w:rsidDel="00000000" w:rsidP="00000000" w:rsidRDefault="00000000" w:rsidRPr="00000000" w14:paraId="000000DE">
      <w:pPr>
        <w:rPr>
          <w:rFonts w:ascii="Inter" w:cs="Inter" w:eastAsia="Inter" w:hAnsi="Inter"/>
        </w:rPr>
      </w:pPr>
      <w:r w:rsidDel="00000000" w:rsidR="00000000" w:rsidRPr="00000000">
        <w:rPr>
          <w:rtl w:val="0"/>
        </w:rPr>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0DF">
            <w:pPr>
              <w:widowControl w:val="0"/>
              <w:spacing w:line="240" w:lineRule="auto"/>
              <w:rPr>
                <w:rFonts w:ascii="Inter" w:cs="Inter" w:eastAsia="Inter" w:hAnsi="Inter"/>
                <w:b w:val="1"/>
                <w:bCs w:val="1"/>
              </w:rPr>
            </w:pPr>
            <w:r w:rsidDel="00000000" w:rsidR="00000000" w:rsidRPr="00000000">
              <w:rPr>
                <w:rFonts w:ascii="Inter" w:cs="Inter" w:eastAsia="Inter" w:hAnsi="Inter"/>
                <w:b w:val="1"/>
                <w:bCs w:val="1"/>
                <w:rtl w:val="0"/>
              </w:rPr>
              <w:t xml:space="preserve">* A Note on Research Focused Engagements:</w:t>
            </w:r>
          </w:p>
          <w:p w:rsidR="00000000" w:rsidDel="00000000" w:rsidP="00000000" w:rsidRDefault="00000000" w:rsidRPr="00000000" w14:paraId="000000E0">
            <w:pPr>
              <w:widowControl w:val="0"/>
              <w:spacing w:line="240" w:lineRule="auto"/>
              <w:rPr>
                <w:rFonts w:ascii="Inter" w:cs="Inter" w:eastAsia="Inter" w:hAnsi="Inter"/>
              </w:rPr>
            </w:pPr>
            <w:r w:rsidDel="00000000" w:rsidR="00000000" w:rsidRPr="00000000">
              <w:rPr>
                <w:rFonts w:ascii="Inter" w:cs="Inter" w:eastAsia="Inter" w:hAnsi="Inter"/>
                <w:rtl w:val="0"/>
              </w:rPr>
              <w:t xml:space="preserve">We help agency partners solve core challenges through a complete discovery arc. However, we do make exceptions for specific institutional requirements. These can include a longer, research-led runway before the process begins, or a partial discovery phase without ideation (see 2.3 Through a Discovery Lens). Even in these rare cases, the work must still connect to a larger arc of hypothesis and action.</w:t>
            </w:r>
          </w:p>
        </w:tc>
      </w:tr>
    </w:tbl>
    <w:p w:rsidR="00000000" w:rsidDel="00000000" w:rsidP="00000000" w:rsidRDefault="00000000" w:rsidRPr="00000000" w14:paraId="000000E1">
      <w:pPr>
        <w:ind w:right="600"/>
        <w:rPr>
          <w:rFonts w:ascii="Inter" w:cs="Inter" w:eastAsia="Inter" w:hAnsi="Inter"/>
        </w:rPr>
      </w:pPr>
      <w:r w:rsidDel="00000000" w:rsidR="00000000" w:rsidRPr="00000000">
        <w:rPr>
          <w:rtl w:val="0"/>
        </w:rPr>
      </w:r>
    </w:p>
    <w:p w:rsidR="00000000" w:rsidDel="00000000" w:rsidP="00000000" w:rsidRDefault="00000000" w:rsidRPr="00000000" w14:paraId="000000E2">
      <w:pPr>
        <w:pStyle w:val="Heading3"/>
        <w:rPr>
          <w:b w:val="1"/>
          <w:bCs w:val="1"/>
        </w:rPr>
      </w:pPr>
      <w:bookmarkStart w:colFirst="0" w:colLast="0" w:name="_i94wugrca8uh" w:id="18"/>
      <w:bookmarkEnd w:id="18"/>
      <w:r w:rsidDel="00000000" w:rsidR="00000000" w:rsidRPr="00000000">
        <w:rPr>
          <w:b w:val="1"/>
          <w:bCs w:val="1"/>
          <w:rtl w:val="0"/>
        </w:rPr>
        <w:t xml:space="preserve">3.3 Building Lasting Capability</w:t>
      </w:r>
      <w:r w:rsidDel="00000000" w:rsidR="00000000" w:rsidRPr="00000000">
        <w:rPr>
          <w:rtl w:val="0"/>
        </w:rPr>
      </w:r>
    </w:p>
    <w:p w:rsidR="00000000" w:rsidDel="00000000" w:rsidP="00000000" w:rsidRDefault="00000000" w:rsidRPr="00000000" w14:paraId="000000E3">
      <w:pPr>
        <w:rPr>
          <w:rFonts w:ascii="Inter" w:cs="Inter" w:eastAsia="Inter" w:hAnsi="Inter"/>
        </w:rPr>
      </w:pPr>
      <w:r w:rsidDel="00000000" w:rsidR="00000000" w:rsidRPr="00000000">
        <w:rPr>
          <w:rFonts w:ascii="Inter" w:cs="Inter" w:eastAsia="Inter" w:hAnsi="Inter"/>
          <w:rtl w:val="0"/>
        </w:rPr>
        <w:t xml:space="preserve">The GTC Team measures success </w:t>
      </w:r>
      <w:r w:rsidDel="00000000" w:rsidR="00000000" w:rsidRPr="00000000">
        <w:rPr>
          <w:rFonts w:ascii="Inter" w:cs="Inter" w:eastAsia="Inter" w:hAnsi="Inter"/>
          <w:rtl w:val="0"/>
        </w:rPr>
        <w:t xml:space="preserve">not just by the solutions we leave behind</w:t>
      </w:r>
      <w:r w:rsidDel="00000000" w:rsidR="00000000" w:rsidRPr="00000000">
        <w:rPr>
          <w:rFonts w:ascii="Inter" w:cs="Inter" w:eastAsia="Inter" w:hAnsi="Inter"/>
          <w:rtl w:val="0"/>
        </w:rPr>
        <w:t xml:space="preserve">, but by the people who carry them forward. Ownership sits with our agency partners; they hold deep domain knowledge and the long-term stakes in the engagement’s success. Beyond helping agencies fill immediate skill gaps early on, our role is to cultivate the structures, tools, and talent necessary for this work to survive, and keep improving, long after we are gone. </w:t>
      </w:r>
    </w:p>
    <w:p w:rsidR="00000000" w:rsidDel="00000000" w:rsidP="00000000" w:rsidRDefault="00000000" w:rsidRPr="00000000" w14:paraId="000000E4">
      <w:pPr>
        <w:rPr>
          <w:rFonts w:ascii="Inter" w:cs="Inter" w:eastAsia="Inter" w:hAnsi="Inter"/>
        </w:rPr>
      </w:pPr>
      <w:r w:rsidDel="00000000" w:rsidR="00000000" w:rsidRPr="00000000">
        <w:rPr>
          <w:rtl w:val="0"/>
        </w:rPr>
      </w:r>
    </w:p>
    <w:p w:rsidR="00000000" w:rsidDel="00000000" w:rsidP="00000000" w:rsidRDefault="00000000" w:rsidRPr="00000000" w14:paraId="000000E5">
      <w:pPr>
        <w:rPr>
          <w:rFonts w:ascii="Inter" w:cs="Inter" w:eastAsia="Inter" w:hAnsi="Inter"/>
        </w:rPr>
      </w:pPr>
      <w:r w:rsidDel="00000000" w:rsidR="00000000" w:rsidRPr="00000000">
        <w:rPr>
          <w:rFonts w:ascii="Inter" w:cs="Inter" w:eastAsia="Inter" w:hAnsi="Inter"/>
          <w:rtl w:val="0"/>
        </w:rPr>
        <w:t xml:space="preserve">Capacity only grows under the right conditions. For the work to sustain itself, three things need to come from the agency side:</w:t>
      </w:r>
    </w:p>
    <w:p w:rsidR="00000000" w:rsidDel="00000000" w:rsidP="00000000" w:rsidRDefault="00000000" w:rsidRPr="00000000" w14:paraId="000000E6">
      <w:pPr>
        <w:rPr>
          <w:rFonts w:ascii="Inter" w:cs="Inter" w:eastAsia="Inter" w:hAnsi="Inter"/>
        </w:rPr>
      </w:pPr>
      <w:r w:rsidDel="00000000" w:rsidR="00000000" w:rsidRPr="00000000">
        <w:rPr>
          <w:rtl w:val="0"/>
        </w:rPr>
      </w:r>
    </w:p>
    <w:p w:rsidR="00000000" w:rsidDel="00000000" w:rsidP="00000000" w:rsidRDefault="00000000" w:rsidRPr="00000000" w14:paraId="000000E7">
      <w:pPr>
        <w:numPr>
          <w:ilvl w:val="0"/>
          <w:numId w:val="39"/>
        </w:numPr>
        <w:ind w:left="720" w:hanging="360"/>
        <w:rPr>
          <w:rFonts w:ascii="Inter" w:cs="Inter" w:eastAsia="Inter" w:hAnsi="Inter"/>
        </w:rPr>
      </w:pPr>
      <w:r w:rsidDel="00000000" w:rsidR="00000000" w:rsidRPr="00000000">
        <w:rPr>
          <w:rFonts w:ascii="Inter" w:cs="Inter" w:eastAsia="Inter" w:hAnsi="Inter"/>
          <w:b w:val="1"/>
          <w:bCs w:val="1"/>
          <w:rtl w:val="0"/>
        </w:rPr>
        <w:t xml:space="preserve">A clearly identified business owner</w:t>
      </w:r>
      <w:r w:rsidDel="00000000" w:rsidR="00000000" w:rsidRPr="00000000">
        <w:rPr>
          <w:rFonts w:ascii="Inter" w:cs="Inter" w:eastAsia="Inter" w:hAnsi="Inter"/>
          <w:rtl w:val="0"/>
        </w:rPr>
        <w:t xml:space="preserve">— someone accountable for the outcome.</w:t>
      </w:r>
    </w:p>
    <w:p w:rsidR="00000000" w:rsidDel="00000000" w:rsidP="00000000" w:rsidRDefault="00000000" w:rsidRPr="00000000" w14:paraId="000000E8">
      <w:pPr>
        <w:numPr>
          <w:ilvl w:val="0"/>
          <w:numId w:val="39"/>
        </w:numPr>
        <w:ind w:left="720" w:hanging="360"/>
        <w:rPr>
          <w:rFonts w:ascii="Inter" w:cs="Inter" w:eastAsia="Inter" w:hAnsi="Inter"/>
        </w:rPr>
      </w:pPr>
      <w:r w:rsidDel="00000000" w:rsidR="00000000" w:rsidRPr="00000000">
        <w:rPr>
          <w:rFonts w:ascii="Inter" w:cs="Inter" w:eastAsia="Inter" w:hAnsi="Inter"/>
          <w:b w:val="1"/>
          <w:bCs w:val="1"/>
          <w:rtl w:val="0"/>
        </w:rPr>
        <w:t xml:space="preserve">A sponsor with decision-making authority</w:t>
      </w:r>
      <w:r w:rsidDel="00000000" w:rsidR="00000000" w:rsidRPr="00000000">
        <w:rPr>
          <w:rFonts w:ascii="Inter" w:cs="Inter" w:eastAsia="Inter" w:hAnsi="Inter"/>
          <w:rtl w:val="0"/>
        </w:rPr>
        <w:t xml:space="preserve">— someone who can clear the path when it matters.</w:t>
      </w:r>
    </w:p>
    <w:p w:rsidR="00000000" w:rsidDel="00000000" w:rsidP="00000000" w:rsidRDefault="00000000" w:rsidRPr="00000000" w14:paraId="000000E9">
      <w:pPr>
        <w:numPr>
          <w:ilvl w:val="0"/>
          <w:numId w:val="39"/>
        </w:numPr>
        <w:ind w:left="720" w:hanging="360"/>
        <w:rPr>
          <w:rFonts w:ascii="Inter" w:cs="Inter" w:eastAsia="Inter" w:hAnsi="Inter"/>
        </w:rPr>
      </w:pPr>
      <w:r w:rsidDel="00000000" w:rsidR="00000000" w:rsidRPr="00000000">
        <w:rPr>
          <w:rFonts w:ascii="Inter" w:cs="Inter" w:eastAsia="Inter" w:hAnsi="Inter"/>
          <w:b w:val="1"/>
          <w:bCs w:val="1"/>
          <w:rtl w:val="0"/>
        </w:rPr>
        <w:t xml:space="preserve">A shared sense of what success looks like</w:t>
      </w:r>
      <w:r w:rsidDel="00000000" w:rsidR="00000000" w:rsidRPr="00000000">
        <w:rPr>
          <w:rFonts w:ascii="Inter" w:cs="Inter" w:eastAsia="Inter" w:hAnsi="Inter"/>
          <w:rtl w:val="0"/>
        </w:rPr>
        <w:t xml:space="preserve"> — agreed between us, and early. </w:t>
      </w:r>
    </w:p>
    <w:p w:rsidR="00000000" w:rsidDel="00000000" w:rsidP="00000000" w:rsidRDefault="00000000" w:rsidRPr="00000000" w14:paraId="000000EA">
      <w:pPr>
        <w:rPr>
          <w:rFonts w:ascii="Inter" w:cs="Inter" w:eastAsia="Inter" w:hAnsi="Inter"/>
          <w:b w:val="1"/>
          <w:bCs w:val="1"/>
        </w:rPr>
      </w:pPr>
      <w:r w:rsidDel="00000000" w:rsidR="00000000" w:rsidRPr="00000000">
        <w:rPr>
          <w:rtl w:val="0"/>
        </w:rPr>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0EB">
            <w:pPr>
              <w:ind w:right="600"/>
              <w:rPr>
                <w:rFonts w:ascii="Inter" w:cs="Inter" w:eastAsia="Inter" w:hAnsi="Inter"/>
                <w:b w:val="1"/>
                <w:bCs w:val="1"/>
                <w:i w:val="1"/>
                <w:iCs w:val="1"/>
              </w:rPr>
            </w:pPr>
            <w:r w:rsidDel="00000000" w:rsidR="00000000" w:rsidRPr="00000000">
              <w:rPr>
                <w:rFonts w:ascii="Inter" w:cs="Inter" w:eastAsia="Inter" w:hAnsi="Inter"/>
                <w:b w:val="1"/>
                <w:bCs w:val="1"/>
                <w:i w:val="1"/>
                <w:iCs w:val="1"/>
                <w:rtl w:val="0"/>
              </w:rPr>
              <w:t xml:space="preserve">Risks: </w:t>
            </w:r>
            <w:r w:rsidDel="00000000" w:rsidR="00000000" w:rsidRPr="00000000">
              <w:rPr>
                <w:rFonts w:ascii="Inter" w:cs="Inter" w:eastAsia="Inter" w:hAnsi="Inter"/>
                <w:i w:val="1"/>
                <w:iCs w:val="1"/>
                <w:rtl w:val="0"/>
              </w:rPr>
              <w:t xml:space="preserve">Engagements without a clearly identified business owner stall. When no one on the agency side has the authority to make decisions or the mandate to drive the work, even the best discovery and prototyping work struggles to land.</w:t>
            </w:r>
            <w:r w:rsidDel="00000000" w:rsidR="00000000" w:rsidRPr="00000000">
              <w:rPr>
                <w:rtl w:val="0"/>
              </w:rPr>
            </w:r>
          </w:p>
        </w:tc>
      </w:tr>
    </w:tbl>
    <w:p w:rsidR="00000000" w:rsidDel="00000000" w:rsidP="00000000" w:rsidRDefault="00000000" w:rsidRPr="00000000" w14:paraId="000000EC">
      <w:pPr>
        <w:rPr>
          <w:rFonts w:ascii="Inter" w:cs="Inter" w:eastAsia="Inter" w:hAnsi="Inter"/>
        </w:rPr>
      </w:pPr>
      <w:r w:rsidDel="00000000" w:rsidR="00000000" w:rsidRPr="00000000">
        <w:rPr>
          <w:rtl w:val="0"/>
        </w:rPr>
      </w:r>
    </w:p>
    <w:p w:rsidR="00000000" w:rsidDel="00000000" w:rsidP="00000000" w:rsidRDefault="00000000" w:rsidRPr="00000000" w14:paraId="000000ED">
      <w:pPr>
        <w:rPr>
          <w:rFonts w:ascii="Inter" w:cs="Inter" w:eastAsia="Inter" w:hAnsi="Inter"/>
          <w:b w:val="1"/>
          <w:bCs w:val="1"/>
        </w:rPr>
      </w:pPr>
      <w:r w:rsidDel="00000000" w:rsidR="00000000" w:rsidRPr="00000000">
        <w:rPr>
          <w:rFonts w:ascii="Inter" w:cs="Inter" w:eastAsia="Inter" w:hAnsi="Inter"/>
          <w:b w:val="1"/>
          <w:bCs w:val="1"/>
          <w:rtl w:val="0"/>
        </w:rPr>
        <w:t xml:space="preserve">&gt; Two Tracks of Capability Building</w:t>
      </w:r>
    </w:p>
    <w:p w:rsidR="00000000" w:rsidDel="00000000" w:rsidP="00000000" w:rsidRDefault="00000000" w:rsidRPr="00000000" w14:paraId="000000EE">
      <w:pPr>
        <w:rPr>
          <w:rFonts w:ascii="Inter" w:cs="Inter" w:eastAsia="Inter" w:hAnsi="Inter"/>
        </w:rPr>
      </w:pPr>
      <w:r w:rsidDel="00000000" w:rsidR="00000000" w:rsidRPr="00000000">
        <w:rPr>
          <w:rFonts w:ascii="Inter" w:cs="Inter" w:eastAsia="Inter" w:hAnsi="Inter"/>
          <w:rtl w:val="0"/>
        </w:rPr>
        <w:t xml:space="preserve">There are two agency teams that we help grow, and they run in parallel alongside the engagement:</w:t>
        <w:br w:type="textWrapping"/>
      </w:r>
    </w:p>
    <w:p w:rsidR="00000000" w:rsidDel="00000000" w:rsidP="00000000" w:rsidRDefault="00000000" w:rsidRPr="00000000" w14:paraId="000000EF">
      <w:pPr>
        <w:numPr>
          <w:ilvl w:val="0"/>
          <w:numId w:val="27"/>
        </w:numPr>
        <w:ind w:left="720" w:hanging="360"/>
        <w:rPr>
          <w:rFonts w:ascii="Inter" w:cs="Inter" w:eastAsia="Inter" w:hAnsi="Inter"/>
        </w:rPr>
      </w:pPr>
      <w:r w:rsidDel="00000000" w:rsidR="00000000" w:rsidRPr="00000000">
        <w:rPr>
          <w:rFonts w:ascii="Inter" w:cs="Inter" w:eastAsia="Inter" w:hAnsi="Inter"/>
          <w:b w:val="1"/>
          <w:bCs w:val="1"/>
          <w:rtl w:val="0"/>
        </w:rPr>
        <w:t xml:space="preserve">The Product Team</w:t>
      </w:r>
      <w:r w:rsidDel="00000000" w:rsidR="00000000" w:rsidRPr="00000000">
        <w:rPr>
          <w:rFonts w:ascii="Inter" w:cs="Inter" w:eastAsia="Inter" w:hAnsi="Inter"/>
          <w:rtl w:val="0"/>
        </w:rPr>
        <w:t xml:space="preserve"> — the people who design, build, and iterate on the service.</w:t>
      </w:r>
    </w:p>
    <w:p w:rsidR="00000000" w:rsidDel="00000000" w:rsidP="00000000" w:rsidRDefault="00000000" w:rsidRPr="00000000" w14:paraId="000000F0">
      <w:pPr>
        <w:numPr>
          <w:ilvl w:val="0"/>
          <w:numId w:val="27"/>
        </w:numPr>
        <w:ind w:left="720" w:hanging="360"/>
        <w:rPr>
          <w:rFonts w:ascii="Inter" w:cs="Inter" w:eastAsia="Inter" w:hAnsi="Inter"/>
        </w:rPr>
      </w:pPr>
      <w:r w:rsidDel="00000000" w:rsidR="00000000" w:rsidRPr="00000000">
        <w:rPr>
          <w:rFonts w:ascii="Inter" w:cs="Inter" w:eastAsia="Inter" w:hAnsi="Inter"/>
          <w:b w:val="1"/>
          <w:bCs w:val="1"/>
          <w:rtl w:val="0"/>
        </w:rPr>
        <w:t xml:space="preserve">The Operation Team</w:t>
      </w:r>
      <w:r w:rsidDel="00000000" w:rsidR="00000000" w:rsidRPr="00000000">
        <w:rPr>
          <w:rFonts w:ascii="Inter" w:cs="Inter" w:eastAsia="Inter" w:hAnsi="Inter"/>
          <w:rtl w:val="0"/>
        </w:rPr>
        <w:t xml:space="preserve">— the people who run and sustain it once it's live.</w:t>
      </w:r>
    </w:p>
    <w:p w:rsidR="00000000" w:rsidDel="00000000" w:rsidP="00000000" w:rsidRDefault="00000000" w:rsidRPr="00000000" w14:paraId="000000F1">
      <w:pPr>
        <w:rPr>
          <w:rFonts w:ascii="Inter" w:cs="Inter" w:eastAsia="Inter" w:hAnsi="Inter"/>
        </w:rPr>
      </w:pPr>
      <w:r w:rsidDel="00000000" w:rsidR="00000000" w:rsidRPr="00000000">
        <w:rPr>
          <w:rtl w:val="0"/>
        </w:rPr>
      </w:r>
    </w:p>
    <w:p w:rsidR="00000000" w:rsidDel="00000000" w:rsidP="00000000" w:rsidRDefault="00000000" w:rsidRPr="00000000" w14:paraId="000000F2">
      <w:pPr>
        <w:rPr>
          <w:rFonts w:ascii="Inter" w:cs="Inter" w:eastAsia="Inter" w:hAnsi="Inter"/>
        </w:rPr>
      </w:pPr>
      <w:r w:rsidDel="00000000" w:rsidR="00000000" w:rsidRPr="00000000">
        <w:rPr>
          <w:rFonts w:ascii="Inter" w:cs="Inter" w:eastAsia="Inter" w:hAnsi="Inter"/>
          <w:color w:val="1155cc"/>
          <w:rtl w:val="0"/>
        </w:rPr>
        <w:t xml:space="preserve">Diagram: The capability building arc Capability building shown as a parallel track that starts at day one and runs the full length of the engagement. Two sub-tracks visible inside: product team and</w:t>
      </w:r>
      <w:commentRangeStart w:id="6"/>
      <w:r w:rsidDel="00000000" w:rsidR="00000000" w:rsidRPr="00000000">
        <w:rPr>
          <w:rFonts w:ascii="Inter" w:cs="Inter" w:eastAsia="Inter" w:hAnsi="Inter"/>
          <w:color w:val="1155cc"/>
          <w:rtl w:val="0"/>
        </w:rPr>
        <w:t xml:space="preserve"> operation team.</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F3">
      <w:pPr>
        <w:rPr>
          <w:rFonts w:ascii="Inter" w:cs="Inter" w:eastAsia="Inter" w:hAnsi="Inter"/>
        </w:rPr>
      </w:pPr>
      <w:r w:rsidDel="00000000" w:rsidR="00000000" w:rsidRPr="00000000">
        <w:rPr>
          <w:rtl w:val="0"/>
        </w:rPr>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000000" w:val="clear"/>
          </w:tcPr>
          <w:p w:rsidR="00000000" w:rsidDel="00000000" w:rsidP="00000000" w:rsidRDefault="00000000" w:rsidRPr="00000000" w14:paraId="000000F4">
            <w:pPr>
              <w:widowControl w:val="0"/>
              <w:spacing w:line="240" w:lineRule="auto"/>
              <w:rPr>
                <w:rFonts w:ascii="Inter" w:cs="Inter" w:eastAsia="Inter" w:hAnsi="Inter"/>
                <w:b w:val="1"/>
                <w:bCs w:val="1"/>
                <w:color w:val="ffffff"/>
              </w:rPr>
            </w:pPr>
            <w:r w:rsidDel="00000000" w:rsidR="00000000" w:rsidRPr="00000000">
              <w:rPr>
                <w:rFonts w:ascii="Inter" w:cs="Inter" w:eastAsia="Inter" w:hAnsi="Inter"/>
                <w:b w:val="1"/>
                <w:bCs w:val="1"/>
                <w:color w:val="ffffff"/>
                <w:rtl w:val="0"/>
              </w:rPr>
              <w:t xml:space="preserve">The Product Team</w:t>
            </w:r>
          </w:p>
        </w:tc>
      </w:tr>
      <w:tr>
        <w:trPr>
          <w:cantSplit w:val="0"/>
          <w:tblHeader w:val="0"/>
        </w:trPr>
        <w:tc>
          <w:tcPr/>
          <w:p w:rsidR="00000000" w:rsidDel="00000000" w:rsidP="00000000" w:rsidRDefault="00000000" w:rsidRPr="00000000" w14:paraId="000000F5">
            <w:pPr>
              <w:widowControl w:val="0"/>
              <w:spacing w:line="240" w:lineRule="auto"/>
              <w:rPr>
                <w:rFonts w:ascii="Inter" w:cs="Inter" w:eastAsia="Inter" w:hAnsi="Inter"/>
              </w:rPr>
            </w:pPr>
            <w:r w:rsidDel="00000000" w:rsidR="00000000" w:rsidRPr="00000000">
              <w:rPr>
                <w:rFonts w:ascii="Inter" w:cs="Inter" w:eastAsia="Inter" w:hAnsi="Inter"/>
                <w:rtl w:val="0"/>
              </w:rPr>
              <w:t xml:space="preserve">The long-term value of an engagement is rooted in building the right product team from within the agency. When we look for the people, we look for:</w:t>
            </w:r>
          </w:p>
          <w:p w:rsidR="00000000" w:rsidDel="00000000" w:rsidP="00000000" w:rsidRDefault="00000000" w:rsidRPr="00000000" w14:paraId="000000F6">
            <w:pPr>
              <w:widowControl w:val="0"/>
              <w:spacing w:line="240" w:lineRule="auto"/>
              <w:rPr>
                <w:rFonts w:ascii="Inter" w:cs="Inter" w:eastAsia="Inter" w:hAnsi="Inter"/>
              </w:rPr>
            </w:pPr>
            <w:r w:rsidDel="00000000" w:rsidR="00000000" w:rsidRPr="00000000">
              <w:rPr>
                <w:rtl w:val="0"/>
              </w:rPr>
            </w:r>
          </w:p>
          <w:tbl>
            <w:tblPr>
              <w:tblStyle w:val="Table18"/>
              <w:tblW w:w="7890.0" w:type="dxa"/>
              <w:jc w:val="left"/>
              <w:tblInd w:w="705.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2340"/>
              <w:gridCol w:w="5550"/>
              <w:tblGridChange w:id="0">
                <w:tblGrid>
                  <w:gridCol w:w="2340"/>
                  <w:gridCol w:w="5550"/>
                </w:tblGrid>
              </w:tblGridChange>
            </w:tblGrid>
            <w:tr>
              <w:trPr>
                <w:cantSplit w:val="0"/>
                <w:tblHeader w:val="0"/>
              </w:trPr>
              <w:tc>
                <w:tcPr/>
                <w:p w:rsidR="00000000" w:rsidDel="00000000" w:rsidP="00000000" w:rsidRDefault="00000000" w:rsidRPr="00000000" w14:paraId="000000F7">
                  <w:pPr>
                    <w:widowControl w:val="0"/>
                    <w:numPr>
                      <w:ilvl w:val="0"/>
                      <w:numId w:val="13"/>
                    </w:numPr>
                    <w:spacing w:line="240" w:lineRule="auto"/>
                    <w:ind w:left="720" w:hanging="360"/>
                    <w:rPr>
                      <w:rFonts w:ascii="Inter" w:cs="Inter" w:eastAsia="Inter" w:hAnsi="Inter"/>
                      <w:b w:val="1"/>
                      <w:bCs w:val="1"/>
                    </w:rPr>
                  </w:pPr>
                  <w:r w:rsidDel="00000000" w:rsidR="00000000" w:rsidRPr="00000000">
                    <w:rPr>
                      <w:rFonts w:ascii="Inter" w:cs="Inter" w:eastAsia="Inter" w:hAnsi="Inter"/>
                      <w:b w:val="1"/>
                      <w:bCs w:val="1"/>
                      <w:rtl w:val="0"/>
                    </w:rPr>
                    <w:t xml:space="preserve">Mindset fit</w:t>
                  </w:r>
                </w:p>
              </w:tc>
              <w:tc>
                <w:tcPr/>
                <w:p w:rsidR="00000000" w:rsidDel="00000000" w:rsidP="00000000" w:rsidRDefault="00000000" w:rsidRPr="00000000" w14:paraId="000000F8">
                  <w:pPr>
                    <w:widowControl w:val="0"/>
                    <w:spacing w:line="240" w:lineRule="auto"/>
                    <w:rPr>
                      <w:rFonts w:ascii="Inter" w:cs="Inter" w:eastAsia="Inter" w:hAnsi="Inter"/>
                      <w:i w:val="1"/>
                      <w:iCs w:val="1"/>
                      <w:highlight w:val="yellow"/>
                    </w:rPr>
                  </w:pPr>
                  <w:r w:rsidDel="00000000" w:rsidR="00000000" w:rsidRPr="00000000">
                    <w:rPr>
                      <w:rFonts w:ascii="Inter" w:cs="Inter" w:eastAsia="Inter" w:hAnsi="Inter"/>
                      <w:rtl w:val="0"/>
                    </w:rPr>
                    <w:t xml:space="preserve">Genuine curiosity about the problem, openness to new ways of working, and a collaborative instinct that makes co-creation possible.</w:t>
                  </w:r>
                  <w:r w:rsidDel="00000000" w:rsidR="00000000" w:rsidRPr="00000000">
                    <w:rPr>
                      <w:rtl w:val="0"/>
                    </w:rPr>
                  </w:r>
                </w:p>
              </w:tc>
            </w:tr>
            <w:tr>
              <w:trPr>
                <w:cantSplit w:val="0"/>
                <w:tblHeader w:val="0"/>
              </w:trPr>
              <w:tc>
                <w:tcPr/>
                <w:p w:rsidR="00000000" w:rsidDel="00000000" w:rsidP="00000000" w:rsidRDefault="00000000" w:rsidRPr="00000000" w14:paraId="000000F9">
                  <w:pPr>
                    <w:widowControl w:val="0"/>
                    <w:numPr>
                      <w:ilvl w:val="0"/>
                      <w:numId w:val="28"/>
                    </w:numPr>
                    <w:spacing w:line="240" w:lineRule="auto"/>
                    <w:ind w:left="720" w:hanging="360"/>
                    <w:rPr>
                      <w:rFonts w:ascii="Inter" w:cs="Inter" w:eastAsia="Inter" w:hAnsi="Inter"/>
                      <w:b w:val="1"/>
                      <w:bCs w:val="1"/>
                    </w:rPr>
                  </w:pPr>
                  <w:r w:rsidDel="00000000" w:rsidR="00000000" w:rsidRPr="00000000">
                    <w:rPr>
                      <w:rFonts w:ascii="Inter" w:cs="Inter" w:eastAsia="Inter" w:hAnsi="Inter"/>
                      <w:b w:val="1"/>
                      <w:bCs w:val="1"/>
                      <w:rtl w:val="0"/>
                    </w:rPr>
                    <w:t xml:space="preserve">Readiness </w:t>
                    <w:br w:type="textWrapping"/>
                    <w:t xml:space="preserve">to evolve</w:t>
                  </w:r>
                </w:p>
              </w:tc>
              <w:tc>
                <w:tcPr/>
                <w:p w:rsidR="00000000" w:rsidDel="00000000" w:rsidP="00000000" w:rsidRDefault="00000000" w:rsidRPr="00000000" w14:paraId="000000FA">
                  <w:pPr>
                    <w:widowControl w:val="0"/>
                    <w:spacing w:line="240" w:lineRule="auto"/>
                    <w:rPr>
                      <w:rFonts w:ascii="Inter" w:cs="Inter" w:eastAsia="Inter" w:hAnsi="Inter"/>
                    </w:rPr>
                  </w:pPr>
                  <w:r w:rsidDel="00000000" w:rsidR="00000000" w:rsidRPr="00000000">
                    <w:rPr>
                      <w:rFonts w:ascii="Inter" w:cs="Inter" w:eastAsia="Inter" w:hAnsi="Inter"/>
                      <w:rtl w:val="0"/>
                    </w:rPr>
                    <w:t xml:space="preserve">A willingness to grow with the work — to pick up new methods and adapt as technology reshapes what design can do.</w:t>
                  </w:r>
                </w:p>
              </w:tc>
            </w:tr>
            <w:tr>
              <w:trPr>
                <w:cantSplit w:val="0"/>
                <w:tblHeader w:val="0"/>
              </w:trPr>
              <w:tc>
                <w:tcPr/>
                <w:p w:rsidR="00000000" w:rsidDel="00000000" w:rsidP="00000000" w:rsidRDefault="00000000" w:rsidRPr="00000000" w14:paraId="000000FB">
                  <w:pPr>
                    <w:widowControl w:val="0"/>
                    <w:numPr>
                      <w:ilvl w:val="0"/>
                      <w:numId w:val="35"/>
                    </w:numPr>
                    <w:spacing w:line="240" w:lineRule="auto"/>
                    <w:ind w:left="720" w:hanging="360"/>
                    <w:rPr>
                      <w:rFonts w:ascii="Inter" w:cs="Inter" w:eastAsia="Inter" w:hAnsi="Inter"/>
                      <w:b w:val="1"/>
                      <w:bCs w:val="1"/>
                    </w:rPr>
                  </w:pPr>
                  <w:r w:rsidDel="00000000" w:rsidR="00000000" w:rsidRPr="00000000">
                    <w:rPr>
                      <w:rFonts w:ascii="Inter" w:cs="Inter" w:eastAsia="Inter" w:hAnsi="Inter"/>
                      <w:b w:val="1"/>
                      <w:bCs w:val="1"/>
                      <w:rtl w:val="0"/>
                    </w:rPr>
                    <w:t xml:space="preserve">Domain Knowledge</w:t>
                  </w:r>
                </w:p>
              </w:tc>
              <w:tc>
                <w:tcPr/>
                <w:p w:rsidR="00000000" w:rsidDel="00000000" w:rsidP="00000000" w:rsidRDefault="00000000" w:rsidRPr="00000000" w14:paraId="000000FC">
                  <w:pPr>
                    <w:widowControl w:val="0"/>
                    <w:spacing w:line="240" w:lineRule="auto"/>
                    <w:rPr>
                      <w:rFonts w:ascii="Inter" w:cs="Inter" w:eastAsia="Inter" w:hAnsi="Inter"/>
                    </w:rPr>
                  </w:pPr>
                  <w:r w:rsidDel="00000000" w:rsidR="00000000" w:rsidRPr="00000000">
                    <w:rPr>
                      <w:rFonts w:ascii="Inter" w:cs="Inter" w:eastAsia="Inter" w:hAnsi="Inter"/>
                      <w:rtl w:val="0"/>
                    </w:rPr>
                    <w:t xml:space="preserve">An understanding of the agency's context, systems, and users that's hard to bring in from outside.</w:t>
                  </w:r>
                </w:p>
              </w:tc>
            </w:tr>
            <w:tr>
              <w:trPr>
                <w:cantSplit w:val="0"/>
                <w:tblHeader w:val="0"/>
              </w:trPr>
              <w:tc>
                <w:tcPr/>
                <w:p w:rsidR="00000000" w:rsidDel="00000000" w:rsidP="00000000" w:rsidRDefault="00000000" w:rsidRPr="00000000" w14:paraId="000000FD">
                  <w:pPr>
                    <w:widowControl w:val="0"/>
                    <w:numPr>
                      <w:ilvl w:val="0"/>
                      <w:numId w:val="14"/>
                    </w:numPr>
                    <w:spacing w:line="240" w:lineRule="auto"/>
                    <w:ind w:left="720" w:hanging="360"/>
                    <w:rPr>
                      <w:rFonts w:ascii="Inter" w:cs="Inter" w:eastAsia="Inter" w:hAnsi="Inter"/>
                      <w:b w:val="1"/>
                      <w:bCs w:val="1"/>
                    </w:rPr>
                  </w:pPr>
                  <w:r w:rsidDel="00000000" w:rsidR="00000000" w:rsidRPr="00000000">
                    <w:rPr>
                      <w:rFonts w:ascii="Inter" w:cs="Inter" w:eastAsia="Inter" w:hAnsi="Inter"/>
                      <w:b w:val="1"/>
                      <w:bCs w:val="1"/>
                      <w:rtl w:val="0"/>
                    </w:rPr>
                    <w:t xml:space="preserve">Potential for Ownership</w:t>
                  </w:r>
                </w:p>
              </w:tc>
              <w:tc>
                <w:tcPr/>
                <w:p w:rsidR="00000000" w:rsidDel="00000000" w:rsidP="00000000" w:rsidRDefault="00000000" w:rsidRPr="00000000" w14:paraId="000000FE">
                  <w:pPr>
                    <w:widowControl w:val="0"/>
                    <w:spacing w:line="240" w:lineRule="auto"/>
                    <w:rPr>
                      <w:rFonts w:ascii="Inter" w:cs="Inter" w:eastAsia="Inter" w:hAnsi="Inter"/>
                      <w:i w:val="1"/>
                      <w:iCs w:val="1"/>
                      <w:highlight w:val="yellow"/>
                    </w:rPr>
                  </w:pPr>
                  <w:r w:rsidDel="00000000" w:rsidR="00000000" w:rsidRPr="00000000">
                    <w:rPr>
                      <w:rFonts w:ascii="Inter" w:cs="Inter" w:eastAsia="Inter" w:hAnsi="Inter"/>
                      <w:rtl w:val="0"/>
                    </w:rPr>
                    <w:t xml:space="preserve">The capacity and ambition to eventually lead the work, not just contribute to it.</w:t>
                  </w:r>
                  <w:r w:rsidDel="00000000" w:rsidR="00000000" w:rsidRPr="00000000">
                    <w:rPr>
                      <w:rtl w:val="0"/>
                    </w:rPr>
                  </w:r>
                </w:p>
              </w:tc>
            </w:tr>
          </w:tbl>
          <w:p w:rsidR="00000000" w:rsidDel="00000000" w:rsidP="00000000" w:rsidRDefault="00000000" w:rsidRPr="00000000" w14:paraId="000000FF">
            <w:pPr>
              <w:widowControl w:val="0"/>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0100">
            <w:pPr>
              <w:widowControl w:val="0"/>
              <w:spacing w:line="240" w:lineRule="auto"/>
              <w:rPr>
                <w:rFonts w:ascii="Inter" w:cs="Inter" w:eastAsia="Inter" w:hAnsi="Inter"/>
              </w:rPr>
            </w:pPr>
            <w:r w:rsidDel="00000000" w:rsidR="00000000" w:rsidRPr="00000000">
              <w:rPr>
                <w:rFonts w:ascii="Inter" w:cs="Inter" w:eastAsia="Inter" w:hAnsi="Inter"/>
                <w:rtl w:val="0"/>
              </w:rPr>
              <w:t xml:space="preserve">There are two ways to build this team, and we have a clear preference: </w:t>
            </w:r>
          </w:p>
          <w:p w:rsidR="00000000" w:rsidDel="00000000" w:rsidP="00000000" w:rsidRDefault="00000000" w:rsidRPr="00000000" w14:paraId="00000101">
            <w:pPr>
              <w:widowControl w:val="0"/>
              <w:spacing w:line="240" w:lineRule="auto"/>
              <w:rPr>
                <w:rFonts w:ascii="Inter" w:cs="Inter" w:eastAsia="Inter" w:hAnsi="Inter"/>
              </w:rPr>
            </w:pPr>
            <w:r w:rsidDel="00000000" w:rsidR="00000000" w:rsidRPr="00000000">
              <w:rPr>
                <w:rtl w:val="0"/>
              </w:rPr>
            </w:r>
          </w:p>
          <w:tbl>
            <w:tblPr>
              <w:tblStyle w:val="Table19"/>
              <w:tblW w:w="91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80"/>
              <w:gridCol w:w="4580"/>
              <w:tblGridChange w:id="0">
                <w:tblGrid>
                  <w:gridCol w:w="4580"/>
                  <w:gridCol w:w="4580"/>
                </w:tblGrid>
              </w:tblGridChange>
            </w:tblGrid>
            <w:tr>
              <w:trPr>
                <w:cantSplit w:val="0"/>
                <w:tblHeader w:val="0"/>
              </w:trPr>
              <w:tc>
                <w:tcPr>
                  <w:tcBorders>
                    <w:top w:color="efefef" w:space="0" w:sz="8" w:val="single"/>
                    <w:left w:color="efefef" w:space="0" w:sz="8" w:val="single"/>
                    <w:bottom w:color="666666" w:space="0" w:sz="8" w:val="single"/>
                    <w:right w:color="efefef" w:space="0" w:sz="8" w:val="single"/>
                  </w:tcBorders>
                  <w:shd w:fill="efefef" w:val="clear"/>
                </w:tcPr>
                <w:p w:rsidR="00000000" w:rsidDel="00000000" w:rsidP="00000000" w:rsidRDefault="00000000" w:rsidRPr="00000000" w14:paraId="00000102">
                  <w:pPr>
                    <w:widowControl w:val="0"/>
                    <w:spacing w:line="240" w:lineRule="auto"/>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Path 1 - Growing existing talent </w:t>
                  </w:r>
                  <w:r w:rsidDel="00000000" w:rsidR="00000000" w:rsidRPr="00000000">
                    <w:rPr>
                      <w:rFonts w:ascii="Inter" w:cs="Inter" w:eastAsia="Inter" w:hAnsi="Inter"/>
                      <w:b w:val="1"/>
                      <w:bCs w:val="1"/>
                      <w:sz w:val="20"/>
                      <w:szCs w:val="20"/>
                      <w:rtl w:val="0"/>
                    </w:rPr>
                    <w:t xml:space="preserve">(Preferred)</w:t>
                  </w:r>
                  <w:r w:rsidDel="00000000" w:rsidR="00000000" w:rsidRPr="00000000">
                    <w:rPr>
                      <w:rtl w:val="0"/>
                    </w:rPr>
                  </w:r>
                </w:p>
              </w:tc>
              <w:tc>
                <w:tcPr>
                  <w:tcBorders>
                    <w:top w:color="efefef" w:space="0" w:sz="8" w:val="single"/>
                    <w:left w:color="efefef" w:space="0" w:sz="8" w:val="single"/>
                    <w:bottom w:color="666666" w:space="0" w:sz="8" w:val="single"/>
                    <w:right w:color="efefef" w:space="0" w:sz="8" w:val="single"/>
                  </w:tcBorders>
                  <w:shd w:fill="efefef" w:val="clear"/>
                </w:tcPr>
                <w:p w:rsidR="00000000" w:rsidDel="00000000" w:rsidP="00000000" w:rsidRDefault="00000000" w:rsidRPr="00000000" w14:paraId="00000103">
                  <w:pPr>
                    <w:widowControl w:val="0"/>
                    <w:spacing w:line="240" w:lineRule="auto"/>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Path 2- Bringing in new people.</w:t>
                  </w:r>
                </w:p>
              </w:tc>
            </w:tr>
            <w:tr>
              <w:trPr>
                <w:cantSplit w:val="0"/>
                <w:tblHeader w:val="0"/>
              </w:trPr>
              <w:tc>
                <w:tcPr>
                  <w:tcBorders>
                    <w:top w:color="666666" w:space="0" w:sz="8" w:val="single"/>
                    <w:left w:color="efefef" w:space="0" w:sz="8" w:val="single"/>
                    <w:bottom w:color="434343" w:space="0" w:sz="8" w:val="single"/>
                    <w:right w:color="efefef" w:space="0" w:sz="8" w:val="single"/>
                  </w:tcBorders>
                  <w:shd w:fill="efefef" w:val="clear"/>
                </w:tcPr>
                <w:p w:rsidR="00000000" w:rsidDel="00000000" w:rsidP="00000000" w:rsidRDefault="00000000" w:rsidRPr="00000000" w14:paraId="00000104">
                  <w:pPr>
                    <w:rPr>
                      <w:rFonts w:ascii="Inter" w:cs="Inter" w:eastAsia="Inter" w:hAnsi="Inter"/>
                      <w:sz w:val="20"/>
                      <w:szCs w:val="20"/>
                    </w:rPr>
                  </w:pPr>
                  <w:r w:rsidDel="00000000" w:rsidR="00000000" w:rsidRPr="00000000">
                    <w:rPr>
                      <w:rFonts w:ascii="Inter" w:cs="Inter" w:eastAsia="Inter" w:hAnsi="Inter"/>
                      <w:sz w:val="20"/>
                      <w:szCs w:val="20"/>
                      <w:rtl w:val="0"/>
                    </w:rPr>
                    <w:t xml:space="preserve">Up-skilling current staff into design, product, or engineering roles retains invaluable domain context.  Involving them early means capability builds naturally alongside the engagement. </w:t>
                  </w:r>
                </w:p>
                <w:p w:rsidR="00000000" w:rsidDel="00000000" w:rsidP="00000000" w:rsidRDefault="00000000" w:rsidRPr="00000000" w14:paraId="00000105">
                  <w:pPr>
                    <w:rPr>
                      <w:rFonts w:ascii="Inter" w:cs="Inter" w:eastAsia="Inter" w:hAnsi="Inter"/>
                      <w:sz w:val="20"/>
                      <w:szCs w:val="20"/>
                    </w:rPr>
                  </w:pPr>
                  <w:r w:rsidDel="00000000" w:rsidR="00000000" w:rsidRPr="00000000">
                    <w:rPr>
                      <w:rtl w:val="0"/>
                    </w:rPr>
                  </w:r>
                </w:p>
                <w:p w:rsidR="00000000" w:rsidDel="00000000" w:rsidP="00000000" w:rsidRDefault="00000000" w:rsidRPr="00000000" w14:paraId="00000106">
                  <w:pPr>
                    <w:rPr>
                      <w:rFonts w:ascii="Inter" w:cs="Inter" w:eastAsia="Inter" w:hAnsi="Inter"/>
                      <w:sz w:val="20"/>
                      <w:szCs w:val="20"/>
                    </w:rPr>
                  </w:pPr>
                  <w:r w:rsidDel="00000000" w:rsidR="00000000" w:rsidRPr="00000000">
                    <w:rPr>
                      <w:rFonts w:ascii="Inter" w:cs="Inter" w:eastAsia="Inter" w:hAnsi="Inter"/>
                      <w:sz w:val="20"/>
                      <w:szCs w:val="20"/>
                      <w:rtl w:val="0"/>
                    </w:rPr>
                    <w:t xml:space="preserve">The earlier these conversations start, with clearing BAU bandwidth and securing approvals, the smoother the path.</w:t>
                  </w:r>
                </w:p>
              </w:tc>
              <w:tc>
                <w:tcPr>
                  <w:tcBorders>
                    <w:top w:color="666666" w:space="0" w:sz="8" w:val="single"/>
                    <w:left w:color="efefef" w:space="0" w:sz="8" w:val="single"/>
                    <w:bottom w:color="434343" w:space="0" w:sz="8" w:val="single"/>
                    <w:right w:color="efefef" w:space="0" w:sz="8" w:val="single"/>
                  </w:tcBorders>
                  <w:shd w:fill="efefef" w:val="clear"/>
                </w:tcPr>
                <w:p w:rsidR="00000000" w:rsidDel="00000000" w:rsidP="00000000" w:rsidRDefault="00000000" w:rsidRPr="00000000" w14:paraId="00000107">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Under special circumstances, when additional support is needed, we identify and acquire the appropriate talent to help agency partners continue the work.  </w:t>
                  </w:r>
                </w:p>
                <w:p w:rsidR="00000000" w:rsidDel="00000000" w:rsidP="00000000" w:rsidRDefault="00000000" w:rsidRPr="00000000" w14:paraId="00000108">
                  <w:pPr>
                    <w:widowControl w:val="0"/>
                    <w:spacing w:line="240" w:lineRule="auto"/>
                    <w:rPr>
                      <w:rFonts w:ascii="Inter" w:cs="Inter" w:eastAsia="Inter" w:hAnsi="Inter"/>
                      <w:i w:val="1"/>
                      <w:iCs w:val="1"/>
                      <w:sz w:val="20"/>
                      <w:szCs w:val="20"/>
                    </w:rPr>
                  </w:pPr>
                  <w:r w:rsidDel="00000000" w:rsidR="00000000" w:rsidRPr="00000000">
                    <w:rPr>
                      <w:rtl w:val="0"/>
                    </w:rPr>
                  </w:r>
                </w:p>
              </w:tc>
            </w:tr>
          </w:tbl>
          <w:p w:rsidR="00000000" w:rsidDel="00000000" w:rsidP="00000000" w:rsidRDefault="00000000" w:rsidRPr="00000000" w14:paraId="00000109">
            <w:pPr>
              <w:widowControl w:val="0"/>
              <w:spacing w:line="240" w:lineRule="auto"/>
              <w:rPr>
                <w:rFonts w:ascii="Inter" w:cs="Inter" w:eastAsia="Inter" w:hAnsi="Inter"/>
              </w:rPr>
            </w:pPr>
            <w:r w:rsidDel="00000000" w:rsidR="00000000" w:rsidRPr="00000000">
              <w:rPr>
                <w:rtl w:val="0"/>
              </w:rPr>
            </w:r>
          </w:p>
        </w:tc>
      </w:tr>
    </w:tbl>
    <w:p w:rsidR="00000000" w:rsidDel="00000000" w:rsidP="00000000" w:rsidRDefault="00000000" w:rsidRPr="00000000" w14:paraId="0000010A">
      <w:pPr>
        <w:rPr>
          <w:rFonts w:ascii="Inter" w:cs="Inter" w:eastAsia="Inter" w:hAnsi="Inter"/>
        </w:rPr>
      </w:pPr>
      <w:r w:rsidDel="00000000" w:rsidR="00000000" w:rsidRPr="00000000">
        <w:rPr>
          <w:rtl w:val="0"/>
        </w:rPr>
      </w:r>
    </w:p>
    <w:tbl>
      <w:tblPr>
        <w:tblStyle w:val="Table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000000" w:val="clear"/>
          </w:tcPr>
          <w:p w:rsidR="00000000" w:rsidDel="00000000" w:rsidP="00000000" w:rsidRDefault="00000000" w:rsidRPr="00000000" w14:paraId="0000010B">
            <w:pPr>
              <w:widowControl w:val="0"/>
              <w:spacing w:line="240" w:lineRule="auto"/>
              <w:rPr>
                <w:rFonts w:ascii="Inter" w:cs="Inter" w:eastAsia="Inter" w:hAnsi="Inter"/>
                <w:b w:val="1"/>
                <w:bCs w:val="1"/>
                <w:color w:val="ffffff"/>
              </w:rPr>
            </w:pPr>
            <w:r w:rsidDel="00000000" w:rsidR="00000000" w:rsidRPr="00000000">
              <w:rPr>
                <w:rFonts w:ascii="Inter" w:cs="Inter" w:eastAsia="Inter" w:hAnsi="Inter"/>
                <w:b w:val="1"/>
                <w:bCs w:val="1"/>
                <w:color w:val="ffffff"/>
                <w:rtl w:val="0"/>
              </w:rPr>
              <w:t xml:space="preserve">The Operations Team</w:t>
            </w:r>
          </w:p>
        </w:tc>
      </w:tr>
      <w:tr>
        <w:trPr>
          <w:cantSplit w:val="0"/>
          <w:tblHeader w:val="0"/>
        </w:trPr>
        <w:tc>
          <w:tcPr/>
          <w:p w:rsidR="00000000" w:rsidDel="00000000" w:rsidP="00000000" w:rsidRDefault="00000000" w:rsidRPr="00000000" w14:paraId="0000010C">
            <w:pPr>
              <w:rPr>
                <w:rFonts w:ascii="Inter" w:cs="Inter" w:eastAsia="Inter" w:hAnsi="Inter"/>
              </w:rPr>
            </w:pPr>
            <w:r w:rsidDel="00000000" w:rsidR="00000000" w:rsidRPr="00000000">
              <w:rPr>
                <w:rFonts w:ascii="Inter" w:cs="Inter" w:eastAsia="Inter" w:hAnsi="Inter"/>
                <w:rtl w:val="0"/>
              </w:rPr>
              <w:t xml:space="preserve">A project's success ultimately depends on the team running the work after launch. These are the people that are maintaining, administering, and reviewing performances day to day. Unlike building a traditional product team, new roles may be introduced to fulfill this operational layer, making structured change management all the more important.</w:t>
            </w:r>
          </w:p>
          <w:p w:rsidR="00000000" w:rsidDel="00000000" w:rsidP="00000000" w:rsidRDefault="00000000" w:rsidRPr="00000000" w14:paraId="0000010D">
            <w:pPr>
              <w:rPr>
                <w:rFonts w:ascii="Inter" w:cs="Inter" w:eastAsia="Inter" w:hAnsi="Inter"/>
              </w:rPr>
            </w:pPr>
            <w:r w:rsidDel="00000000" w:rsidR="00000000" w:rsidRPr="00000000">
              <w:rPr>
                <w:rtl w:val="0"/>
              </w:rPr>
            </w:r>
          </w:p>
          <w:p w:rsidR="00000000" w:rsidDel="00000000" w:rsidP="00000000" w:rsidRDefault="00000000" w:rsidRPr="00000000" w14:paraId="0000010E">
            <w:pPr>
              <w:rPr>
                <w:rFonts w:ascii="Inter" w:cs="Inter" w:eastAsia="Inter" w:hAnsi="Inter"/>
              </w:rPr>
            </w:pPr>
            <w:r w:rsidDel="00000000" w:rsidR="00000000" w:rsidRPr="00000000">
              <w:rPr>
                <w:rFonts w:ascii="Inter" w:cs="Inter" w:eastAsia="Inter" w:hAnsi="Inter"/>
                <w:rtl w:val="0"/>
              </w:rPr>
              <w:t xml:space="preserve"> Sustaining this team means working through team structure, funding, hiring, and potential vendor partnerships early. Above all, leadership must clearly define the organisation’s long-term commitment once GTC's direct involvement ends.</w:t>
            </w:r>
          </w:p>
        </w:tc>
      </w:tr>
    </w:tbl>
    <w:p w:rsidR="00000000" w:rsidDel="00000000" w:rsidP="00000000" w:rsidRDefault="00000000" w:rsidRPr="00000000" w14:paraId="0000010F">
      <w:pPr>
        <w:widowControl w:val="0"/>
        <w:rPr>
          <w:rFonts w:ascii="Inter" w:cs="Inter" w:eastAsia="Inter" w:hAnsi="Inter"/>
        </w:rPr>
      </w:pPr>
      <w:r w:rsidDel="00000000" w:rsidR="00000000" w:rsidRPr="00000000">
        <w:rPr>
          <w:rtl w:val="0"/>
        </w:rPr>
      </w:r>
    </w:p>
    <w:p w:rsidR="00000000" w:rsidDel="00000000" w:rsidP="00000000" w:rsidRDefault="00000000" w:rsidRPr="00000000" w14:paraId="00000110">
      <w:pPr>
        <w:ind w:left="600" w:right="600" w:firstLine="0"/>
        <w:rPr>
          <w:rFonts w:ascii="Inter" w:cs="Inter" w:eastAsia="Inter" w:hAnsi="Inter"/>
          <w:i w:val="1"/>
          <w:iCs w:val="1"/>
        </w:rPr>
      </w:pPr>
      <w:r w:rsidDel="00000000" w:rsidR="00000000" w:rsidRPr="00000000">
        <w:rPr>
          <w:rFonts w:ascii="Inter" w:cs="Inter" w:eastAsia="Inter" w:hAnsi="Inter"/>
          <w:i w:val="1"/>
          <w:iCs w:val="1"/>
          <w:rtl w:val="0"/>
        </w:rPr>
        <w:t xml:space="preserve">“The goal across both dimensions is the same: when we leave, the work continues, our agency partners are confident, and the work improves over time.”</w:t>
      </w:r>
    </w:p>
    <w:p w:rsidR="00000000" w:rsidDel="00000000" w:rsidP="00000000" w:rsidRDefault="00000000" w:rsidRPr="00000000" w14:paraId="00000111">
      <w:pPr>
        <w:ind w:left="600" w:right="600" w:firstLine="0"/>
        <w:rPr>
          <w:rFonts w:ascii="Inter" w:cs="Inter" w:eastAsia="Inter" w:hAnsi="Inter"/>
          <w:i w:val="1"/>
          <w:iCs w:val="1"/>
        </w:rPr>
      </w:pPr>
      <w:r w:rsidDel="00000000" w:rsidR="00000000" w:rsidRPr="00000000">
        <w:rPr>
          <w:rtl w:val="0"/>
        </w:rPr>
      </w:r>
    </w:p>
    <w:p w:rsidR="00000000" w:rsidDel="00000000" w:rsidP="00000000" w:rsidRDefault="00000000" w:rsidRPr="00000000" w14:paraId="00000112">
      <w:pPr>
        <w:ind w:left="600" w:right="600" w:firstLine="0"/>
        <w:rPr>
          <w:rFonts w:ascii="Inter" w:cs="Inter" w:eastAsia="Inter" w:hAnsi="Inter"/>
        </w:rPr>
      </w:pPr>
      <w:commentRangeStart w:id="7"/>
      <w:r w:rsidDel="00000000" w:rsidR="00000000" w:rsidRPr="00000000">
        <w:rPr>
          <w:rFonts w:ascii="Inter" w:cs="Inter" w:eastAsia="Inter" w:hAnsi="Inter"/>
          <w:rtl w:val="0"/>
        </w:rPr>
        <w:t xml:space="preserve">In special cases, a designer may choose to stay on an engagement to continue the work with the agency partner.</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113">
      <w:pPr>
        <w:pStyle w:val="Heading2"/>
        <w:rPr>
          <w:rFonts w:ascii="Inter" w:cs="Inter" w:eastAsia="Inter" w:hAnsi="Inter"/>
        </w:rPr>
      </w:pPr>
      <w:bookmarkStart w:colFirst="0" w:colLast="0" w:name="_6m1dns8vwrcb" w:id="19"/>
      <w:bookmarkEnd w:id="19"/>
      <w:r w:rsidDel="00000000" w:rsidR="00000000" w:rsidRPr="00000000">
        <w:rPr>
          <w:rFonts w:ascii="Inter" w:cs="Inter" w:eastAsia="Inter" w:hAnsi="Inter"/>
          <w:sz w:val="48"/>
          <w:szCs w:val="48"/>
          <w:rtl w:val="0"/>
        </w:rPr>
        <w:t xml:space="preserve">04 · The Stages of an Engagement</w:t>
      </w:r>
      <w:r w:rsidDel="00000000" w:rsidR="00000000" w:rsidRPr="00000000">
        <w:rPr>
          <w:rtl w:val="0"/>
        </w:rPr>
      </w:r>
    </w:p>
    <w:p w:rsidR="00000000" w:rsidDel="00000000" w:rsidP="00000000" w:rsidRDefault="00000000" w:rsidRPr="00000000" w14:paraId="00000114">
      <w:pPr>
        <w:spacing w:after="240" w:before="240" w:lineRule="auto"/>
        <w:rPr>
          <w:rFonts w:ascii="Inter" w:cs="Inter" w:eastAsia="Inter" w:hAnsi="Inter"/>
        </w:rPr>
      </w:pPr>
      <w:r w:rsidDel="00000000" w:rsidR="00000000" w:rsidRPr="00000000">
        <w:rPr>
          <w:rFonts w:ascii="Inter" w:cs="Inter" w:eastAsia="Inter" w:hAnsi="Inter"/>
          <w:rtl w:val="0"/>
        </w:rPr>
        <w:t xml:space="preserve">This section outlines the full arc of GTC Design Team’s involvement across an engagement’s lifecycle. Our engagement is structured across four key stages, defining how we partner with agencies from initial alignment to our eventual exit: Qualifying, Discovery, Building and Delivery, and Support and Maintenance.</w:t>
      </w:r>
    </w:p>
    <w:p w:rsidR="00000000" w:rsidDel="00000000" w:rsidP="00000000" w:rsidRDefault="00000000" w:rsidRPr="00000000" w14:paraId="00000115">
      <w:pPr>
        <w:spacing w:after="240" w:before="240" w:lineRule="auto"/>
        <w:rPr>
          <w:rFonts w:ascii="Inter" w:cs="Inter" w:eastAsia="Inter" w:hAnsi="Inter"/>
          <w:color w:val="1264a3"/>
        </w:rPr>
      </w:pPr>
      <w:r w:rsidDel="00000000" w:rsidR="00000000" w:rsidRPr="00000000">
        <w:rPr>
          <w:rFonts w:ascii="Inter" w:cs="Inter" w:eastAsia="Inter" w:hAnsi="Inter"/>
          <w:i w:val="1"/>
          <w:iCs w:val="1"/>
          <w:color w:val="1264a3"/>
          <w:rtl w:val="0"/>
        </w:rPr>
        <w:t xml:space="preserve">[</w:t>
      </w:r>
      <w:r w:rsidDel="00000000" w:rsidR="00000000" w:rsidRPr="00000000">
        <w:rPr>
          <w:rFonts w:ascii="Inter" w:cs="Inter" w:eastAsia="Inter" w:hAnsi="Inter"/>
          <w:b w:val="1"/>
          <w:bCs w:val="1"/>
          <w:color w:val="1264a3"/>
          <w:rtl w:val="0"/>
        </w:rPr>
        <w:t xml:space="preserve">The full engagement arc - </w:t>
      </w:r>
      <w:r w:rsidDel="00000000" w:rsidR="00000000" w:rsidRPr="00000000">
        <w:rPr>
          <w:rFonts w:ascii="Inter" w:cs="Inter" w:eastAsia="Inter" w:hAnsi="Inter"/>
          <w:i w:val="1"/>
          <w:iCs w:val="1"/>
          <w:color w:val="1264a3"/>
          <w:rtl w:val="0"/>
        </w:rPr>
        <w:t xml:space="preserve">Diagram: horizontal timeline showing Qualifying → Discovery (Subphase 1 + Subphase 2) → Building &amp; Delivering → Support &amp; Maintenance, with Capability Building running as a parallel track underneath]</w:t>
      </w:r>
      <w:r w:rsidDel="00000000" w:rsidR="00000000" w:rsidRPr="00000000">
        <w:rPr>
          <w:rtl w:val="0"/>
        </w:rPr>
      </w:r>
    </w:p>
    <w:p w:rsidR="00000000" w:rsidDel="00000000" w:rsidP="00000000" w:rsidRDefault="00000000" w:rsidRPr="00000000" w14:paraId="00000116">
      <w:pPr>
        <w:pStyle w:val="Heading3"/>
        <w:widowControl w:val="0"/>
        <w:spacing w:line="240" w:lineRule="auto"/>
        <w:rPr>
          <w:b w:val="1"/>
          <w:bCs w:val="1"/>
        </w:rPr>
      </w:pPr>
      <w:bookmarkStart w:colFirst="0" w:colLast="0" w:name="_5lwmjw2xpbrs" w:id="20"/>
      <w:bookmarkEnd w:id="20"/>
      <w:r w:rsidDel="00000000" w:rsidR="00000000" w:rsidRPr="00000000">
        <w:rPr>
          <w:b w:val="1"/>
          <w:bCs w:val="1"/>
          <w:rtl w:val="0"/>
        </w:rPr>
        <w:t xml:space="preserve">4.1 Qualifying</w:t>
      </w:r>
    </w:p>
    <w:p w:rsidR="00000000" w:rsidDel="00000000" w:rsidP="00000000" w:rsidRDefault="00000000" w:rsidRPr="00000000" w14:paraId="00000117">
      <w:pPr>
        <w:widowControl w:val="0"/>
        <w:spacing w:line="240" w:lineRule="auto"/>
        <w:rPr>
          <w:rFonts w:ascii="Inter" w:cs="Inter" w:eastAsia="Inter" w:hAnsi="Inter"/>
        </w:rPr>
      </w:pPr>
      <w:r w:rsidDel="00000000" w:rsidR="00000000" w:rsidRPr="00000000">
        <w:rPr>
          <w:rFonts w:ascii="Inter" w:cs="Inter" w:eastAsia="Inter" w:hAnsi="Inter"/>
          <w:rtl w:val="0"/>
        </w:rPr>
        <w:t xml:space="preserve">Before committing to a collaboration, we conduct a surface-level assessment to ensure an engagement aligns with our strategic focus. Unlike the discovery phase, which is more in-depth, this initial phase is focused on gathering high-level context and establishing a shared purpose. </w:t>
      </w:r>
    </w:p>
    <w:p w:rsidR="00000000" w:rsidDel="00000000" w:rsidP="00000000" w:rsidRDefault="00000000" w:rsidRPr="00000000" w14:paraId="00000118">
      <w:pPr>
        <w:widowControl w:val="0"/>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0119">
      <w:pPr>
        <w:widowControl w:val="0"/>
        <w:spacing w:line="240" w:lineRule="auto"/>
        <w:rPr>
          <w:rFonts w:ascii="Inter" w:cs="Inter" w:eastAsia="Inter" w:hAnsi="Inter"/>
        </w:rPr>
      </w:pPr>
      <w:r w:rsidDel="00000000" w:rsidR="00000000" w:rsidRPr="00000000">
        <w:rPr>
          <w:rFonts w:ascii="Inter" w:cs="Inter" w:eastAsia="Inter" w:hAnsi="Inter"/>
          <w:rtl w:val="0"/>
        </w:rPr>
        <w:t xml:space="preserve">The process is highly flexible, ranging from a single conversation to a few weeks of light sensing depending on the complexity of the engagement.</w:t>
        <w:br w:type="textWrapping"/>
      </w:r>
    </w:p>
    <w:tbl>
      <w:tblPr>
        <w:tblStyle w:val="Table2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95"/>
        <w:gridCol w:w="4305"/>
        <w:tblGridChange w:id="0">
          <w:tblGrid>
            <w:gridCol w:w="4695"/>
            <w:gridCol w:w="4305"/>
          </w:tblGrid>
        </w:tblGridChange>
      </w:tblGrid>
      <w:tr>
        <w:trPr>
          <w:cantSplit w:val="0"/>
          <w:tblHeader w:val="0"/>
        </w:trPr>
        <w:tc>
          <w:tcPr>
            <w:tcBorders>
              <w:top w:color="efefef" w:space="0" w:sz="8" w:val="single"/>
              <w:left w:color="efefef" w:space="0" w:sz="8" w:val="single"/>
              <w:bottom w:color="efefef" w:space="0" w:sz="8" w:val="single"/>
              <w:right w:color="efefef" w:space="0" w:sz="8" w:val="single"/>
            </w:tcBorders>
            <w:shd w:fill="efefef" w:val="clear"/>
          </w:tcPr>
          <w:p w:rsidR="00000000" w:rsidDel="00000000" w:rsidP="00000000" w:rsidRDefault="00000000" w:rsidRPr="00000000" w14:paraId="0000011A">
            <w:pPr>
              <w:widowControl w:val="0"/>
              <w:spacing w:line="240" w:lineRule="auto"/>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Activities</w:t>
            </w:r>
          </w:p>
        </w:tc>
        <w:tc>
          <w:tcPr>
            <w:tcBorders>
              <w:top w:color="efefef" w:space="0" w:sz="8" w:val="single"/>
              <w:left w:color="efefef" w:space="0" w:sz="8" w:val="single"/>
              <w:bottom w:color="efefef" w:space="0" w:sz="8" w:val="single"/>
              <w:right w:color="efefef" w:space="0" w:sz="8" w:val="single"/>
            </w:tcBorders>
            <w:shd w:fill="efefef" w:val="clear"/>
          </w:tcPr>
          <w:p w:rsidR="00000000" w:rsidDel="00000000" w:rsidP="00000000" w:rsidRDefault="00000000" w:rsidRPr="00000000" w14:paraId="0000011B">
            <w:pPr>
              <w:widowControl w:val="0"/>
              <w:spacing w:line="240" w:lineRule="auto"/>
              <w:rPr>
                <w:rFonts w:ascii="Inter" w:cs="Inter" w:eastAsia="Inter" w:hAnsi="Inter"/>
                <w:b w:val="1"/>
                <w:bCs w:val="1"/>
                <w:sz w:val="20"/>
                <w:szCs w:val="20"/>
              </w:rPr>
            </w:pPr>
            <w:commentRangeStart w:id="8"/>
            <w:r w:rsidDel="00000000" w:rsidR="00000000" w:rsidRPr="00000000">
              <w:rPr>
                <w:rFonts w:ascii="Inter" w:cs="Inter" w:eastAsia="Inter" w:hAnsi="Inter"/>
                <w:b w:val="1"/>
                <w:bCs w:val="1"/>
                <w:sz w:val="20"/>
                <w:szCs w:val="20"/>
                <w:rtl w:val="0"/>
              </w:rPr>
              <w:t xml:space="preserve">Artifacts</w:t>
            </w:r>
            <w:commentRangeEnd w:id="8"/>
            <w:r w:rsidDel="00000000" w:rsidR="00000000" w:rsidRPr="00000000">
              <w:commentReference w:id="8"/>
            </w:r>
            <w:r w:rsidDel="00000000" w:rsidR="00000000" w:rsidRPr="00000000">
              <w:rPr>
                <w:rtl w:val="0"/>
              </w:rPr>
            </w:r>
          </w:p>
        </w:tc>
      </w:tr>
      <w:tr>
        <w:trPr>
          <w:cantSplit w:val="0"/>
          <w:tblHeader w:val="0"/>
        </w:trPr>
        <w:tc>
          <w:tcPr>
            <w:tcBorders>
              <w:top w:color="efefef" w:space="0" w:sz="8" w:val="single"/>
              <w:left w:color="efefef" w:space="0" w:sz="8" w:val="single"/>
              <w:bottom w:color="efefef" w:space="0" w:sz="8" w:val="single"/>
              <w:right w:color="efefef" w:space="0" w:sz="8" w:val="single"/>
            </w:tcBorders>
            <w:shd w:fill="efefef" w:val="clear"/>
          </w:tcPr>
          <w:p w:rsidR="00000000" w:rsidDel="00000000" w:rsidP="00000000" w:rsidRDefault="00000000" w:rsidRPr="00000000" w14:paraId="0000011C">
            <w:pPr>
              <w:numPr>
                <w:ilvl w:val="0"/>
                <w:numId w:val="7"/>
              </w:numPr>
              <w:ind w:left="720" w:hanging="360"/>
              <w:rPr>
                <w:rFonts w:ascii="Inter" w:cs="Inter" w:eastAsia="Inter" w:hAnsi="Inter"/>
                <w:sz w:val="20"/>
                <w:szCs w:val="20"/>
              </w:rPr>
            </w:pPr>
            <w:r w:rsidDel="00000000" w:rsidR="00000000" w:rsidRPr="00000000">
              <w:rPr>
                <w:rFonts w:ascii="Inter" w:cs="Inter" w:eastAsia="Inter" w:hAnsi="Inter"/>
                <w:b w:val="1"/>
                <w:bCs w:val="1"/>
                <w:sz w:val="20"/>
                <w:szCs w:val="20"/>
                <w:rtl w:val="0"/>
              </w:rPr>
              <w:t xml:space="preserve">Conversations to understand</w:t>
            </w:r>
            <w:r w:rsidDel="00000000" w:rsidR="00000000" w:rsidRPr="00000000">
              <w:rPr>
                <w:rFonts w:ascii="Inter" w:cs="Inter" w:eastAsia="Inter" w:hAnsi="Inter"/>
                <w:sz w:val="20"/>
                <w:szCs w:val="20"/>
                <w:rtl w:val="0"/>
              </w:rPr>
              <w:t xml:space="preserve"> the agency's </w:t>
            </w:r>
            <w:r w:rsidDel="00000000" w:rsidR="00000000" w:rsidRPr="00000000">
              <w:rPr>
                <w:rFonts w:ascii="Inter" w:cs="Inter" w:eastAsia="Inter" w:hAnsi="Inter"/>
                <w:sz w:val="20"/>
                <w:szCs w:val="20"/>
                <w:rtl w:val="0"/>
              </w:rPr>
              <w:t xml:space="preserve">asks</w:t>
            </w:r>
            <w:r w:rsidDel="00000000" w:rsidR="00000000" w:rsidRPr="00000000">
              <w:rPr>
                <w:rFonts w:ascii="Inter" w:cs="Inter" w:eastAsia="Inter" w:hAnsi="Inter"/>
                <w:sz w:val="20"/>
                <w:szCs w:val="20"/>
                <w:rtl w:val="0"/>
              </w:rPr>
              <w:t xml:space="preserve"> and requirements.</w:t>
            </w:r>
          </w:p>
          <w:p w:rsidR="00000000" w:rsidDel="00000000" w:rsidP="00000000" w:rsidRDefault="00000000" w:rsidRPr="00000000" w14:paraId="0000011D">
            <w:pPr>
              <w:numPr>
                <w:ilvl w:val="0"/>
                <w:numId w:val="7"/>
              </w:numPr>
              <w:ind w:left="720" w:hanging="360"/>
              <w:rPr>
                <w:rFonts w:ascii="Inter" w:cs="Inter" w:eastAsia="Inter" w:hAnsi="Inter"/>
                <w:sz w:val="20"/>
                <w:szCs w:val="20"/>
              </w:rPr>
            </w:pPr>
            <w:r w:rsidDel="00000000" w:rsidR="00000000" w:rsidRPr="00000000">
              <w:rPr>
                <w:rFonts w:ascii="Inter" w:cs="Inter" w:eastAsia="Inter" w:hAnsi="Inter"/>
                <w:b w:val="1"/>
                <w:bCs w:val="1"/>
                <w:sz w:val="20"/>
                <w:szCs w:val="20"/>
                <w:rtl w:val="0"/>
              </w:rPr>
              <w:t xml:space="preserve">Problem reframing sessions</w:t>
            </w:r>
            <w:r w:rsidDel="00000000" w:rsidR="00000000" w:rsidRPr="00000000">
              <w:rPr>
                <w:rFonts w:ascii="Inter" w:cs="Inter" w:eastAsia="Inter" w:hAnsi="Inter"/>
                <w:sz w:val="20"/>
                <w:szCs w:val="20"/>
                <w:rtl w:val="0"/>
              </w:rPr>
              <w:t xml:space="preserve"> to uncover root challenges.</w:t>
            </w:r>
          </w:p>
          <w:p w:rsidR="00000000" w:rsidDel="00000000" w:rsidP="00000000" w:rsidRDefault="00000000" w:rsidRPr="00000000" w14:paraId="0000011E">
            <w:pPr>
              <w:numPr>
                <w:ilvl w:val="0"/>
                <w:numId w:val="7"/>
              </w:numPr>
              <w:ind w:left="720" w:hanging="360"/>
              <w:rPr>
                <w:rFonts w:ascii="Inter" w:cs="Inter" w:eastAsia="Inter" w:hAnsi="Inter"/>
                <w:sz w:val="20"/>
                <w:szCs w:val="20"/>
              </w:rPr>
            </w:pPr>
            <w:r w:rsidDel="00000000" w:rsidR="00000000" w:rsidRPr="00000000">
              <w:rPr>
                <w:rFonts w:ascii="Inter" w:cs="Inter" w:eastAsia="Inter" w:hAnsi="Inter"/>
                <w:b w:val="1"/>
                <w:bCs w:val="1"/>
                <w:sz w:val="20"/>
                <w:szCs w:val="20"/>
                <w:rtl w:val="0"/>
              </w:rPr>
              <w:t xml:space="preserve">Internal discussions on strategic fit</w:t>
            </w:r>
            <w:r w:rsidDel="00000000" w:rsidR="00000000" w:rsidRPr="00000000">
              <w:rPr>
                <w:rFonts w:ascii="Inter" w:cs="Inter" w:eastAsia="Inter" w:hAnsi="Inter"/>
                <w:sz w:val="20"/>
                <w:szCs w:val="20"/>
                <w:rtl w:val="0"/>
              </w:rPr>
              <w:t xml:space="preserve">, capacity, and resource shaping.</w:t>
            </w:r>
          </w:p>
          <w:p w:rsidR="00000000" w:rsidDel="00000000" w:rsidP="00000000" w:rsidRDefault="00000000" w:rsidRPr="00000000" w14:paraId="0000011F">
            <w:pPr>
              <w:numPr>
                <w:ilvl w:val="0"/>
                <w:numId w:val="7"/>
              </w:numPr>
              <w:ind w:left="720" w:hanging="360"/>
              <w:rPr>
                <w:rFonts w:ascii="Inter" w:cs="Inter" w:eastAsia="Inter" w:hAnsi="Inter"/>
                <w:sz w:val="20"/>
                <w:szCs w:val="20"/>
              </w:rPr>
            </w:pPr>
            <w:r w:rsidDel="00000000" w:rsidR="00000000" w:rsidRPr="00000000">
              <w:rPr>
                <w:rFonts w:ascii="Inter" w:cs="Inter" w:eastAsia="Inter" w:hAnsi="Inter"/>
                <w:b w:val="1"/>
                <w:bCs w:val="1"/>
                <w:sz w:val="20"/>
                <w:szCs w:val="20"/>
                <w:rtl w:val="0"/>
              </w:rPr>
              <w:t xml:space="preserve">Engagement scoping</w:t>
            </w:r>
            <w:r w:rsidDel="00000000" w:rsidR="00000000" w:rsidRPr="00000000">
              <w:rPr>
                <w:rFonts w:ascii="Inter" w:cs="Inter" w:eastAsia="Inter" w:hAnsi="Inter"/>
                <w:sz w:val="20"/>
                <w:szCs w:val="20"/>
                <w:rtl w:val="0"/>
              </w:rPr>
              <w:t xml:space="preserve"> to establish high-level boundaries around engagement size, timeline, and feasibility.</w:t>
            </w:r>
          </w:p>
        </w:tc>
        <w:tc>
          <w:tcPr>
            <w:tcBorders>
              <w:top w:color="efefef" w:space="0" w:sz="8" w:val="single"/>
              <w:left w:color="efefef" w:space="0" w:sz="8" w:val="single"/>
              <w:bottom w:color="efefef" w:space="0" w:sz="8" w:val="single"/>
              <w:right w:color="efefef" w:space="0" w:sz="8" w:val="single"/>
            </w:tcBorders>
            <w:shd w:fill="efefef" w:val="clear"/>
          </w:tcPr>
          <w:p w:rsidR="00000000" w:rsidDel="00000000" w:rsidP="00000000" w:rsidRDefault="00000000" w:rsidRPr="00000000" w14:paraId="00000120">
            <w:pPr>
              <w:widowControl w:val="0"/>
              <w:numPr>
                <w:ilvl w:val="0"/>
                <w:numId w:val="44"/>
              </w:numPr>
              <w:spacing w:line="240" w:lineRule="auto"/>
              <w:ind w:left="720" w:hanging="360"/>
              <w:rPr>
                <w:rFonts w:ascii="Inter" w:cs="Inter" w:eastAsia="Inter" w:hAnsi="Inter"/>
                <w:sz w:val="20"/>
                <w:szCs w:val="20"/>
              </w:rPr>
            </w:pPr>
            <w:r w:rsidDel="00000000" w:rsidR="00000000" w:rsidRPr="00000000">
              <w:rPr>
                <w:rFonts w:ascii="Inter" w:cs="Inter" w:eastAsia="Inter" w:hAnsi="Inter"/>
                <w:sz w:val="20"/>
                <w:szCs w:val="20"/>
                <w:rtl w:val="0"/>
              </w:rPr>
              <w:t xml:space="preserve">One-pager problem framing and recommendation</w:t>
            </w:r>
          </w:p>
          <w:p w:rsidR="00000000" w:rsidDel="00000000" w:rsidP="00000000" w:rsidRDefault="00000000" w:rsidRPr="00000000" w14:paraId="00000121">
            <w:pPr>
              <w:widowControl w:val="0"/>
              <w:numPr>
                <w:ilvl w:val="0"/>
                <w:numId w:val="44"/>
              </w:numPr>
              <w:spacing w:line="240" w:lineRule="auto"/>
              <w:ind w:left="720" w:hanging="360"/>
              <w:rPr>
                <w:rFonts w:ascii="Inter" w:cs="Inter" w:eastAsia="Inter" w:hAnsi="Inter"/>
                <w:sz w:val="20"/>
                <w:szCs w:val="20"/>
              </w:rPr>
            </w:pPr>
            <w:r w:rsidDel="00000000" w:rsidR="00000000" w:rsidRPr="00000000">
              <w:rPr>
                <w:rFonts w:ascii="Inter" w:cs="Inter" w:eastAsia="Inter" w:hAnsi="Inter"/>
                <w:sz w:val="20"/>
                <w:szCs w:val="20"/>
                <w:rtl w:val="0"/>
              </w:rPr>
              <w:t xml:space="preserve">Engagement brief</w:t>
            </w:r>
          </w:p>
          <w:p w:rsidR="00000000" w:rsidDel="00000000" w:rsidP="00000000" w:rsidRDefault="00000000" w:rsidRPr="00000000" w14:paraId="00000122">
            <w:pPr>
              <w:widowControl w:val="0"/>
              <w:numPr>
                <w:ilvl w:val="0"/>
                <w:numId w:val="44"/>
              </w:numPr>
              <w:spacing w:line="240" w:lineRule="auto"/>
              <w:ind w:left="720" w:hanging="360"/>
              <w:rPr>
                <w:rFonts w:ascii="Inter" w:cs="Inter" w:eastAsia="Inter" w:hAnsi="Inter"/>
                <w:sz w:val="20"/>
                <w:szCs w:val="20"/>
              </w:rPr>
            </w:pPr>
            <w:r w:rsidDel="00000000" w:rsidR="00000000" w:rsidRPr="00000000">
              <w:rPr>
                <w:rFonts w:ascii="Inter" w:cs="Inter" w:eastAsia="Inter" w:hAnsi="Inter"/>
                <w:sz w:val="20"/>
                <w:szCs w:val="20"/>
                <w:rtl w:val="0"/>
              </w:rPr>
              <w:t xml:space="preserve">Project plan</w:t>
            </w:r>
          </w:p>
          <w:p w:rsidR="00000000" w:rsidDel="00000000" w:rsidP="00000000" w:rsidRDefault="00000000" w:rsidRPr="00000000" w14:paraId="00000123">
            <w:pPr>
              <w:widowControl w:val="0"/>
              <w:spacing w:line="240" w:lineRule="auto"/>
              <w:rPr>
                <w:rFonts w:ascii="Inter" w:cs="Inter" w:eastAsia="Inter" w:hAnsi="Inter"/>
                <w:sz w:val="20"/>
                <w:szCs w:val="20"/>
              </w:rPr>
            </w:pPr>
            <w:r w:rsidDel="00000000" w:rsidR="00000000" w:rsidRPr="00000000">
              <w:rPr>
                <w:rtl w:val="0"/>
              </w:rPr>
            </w:r>
          </w:p>
          <w:p w:rsidR="00000000" w:rsidDel="00000000" w:rsidP="00000000" w:rsidRDefault="00000000" w:rsidRPr="00000000" w14:paraId="00000124">
            <w:pPr>
              <w:widowControl w:val="0"/>
              <w:spacing w:line="240" w:lineRule="auto"/>
              <w:rPr>
                <w:rFonts w:ascii="Inter" w:cs="Inter" w:eastAsia="Inter" w:hAnsi="Inter"/>
                <w:sz w:val="20"/>
                <w:szCs w:val="20"/>
              </w:rPr>
            </w:pPr>
            <w:r w:rsidDel="00000000" w:rsidR="00000000" w:rsidRPr="00000000">
              <w:rPr>
                <w:rtl w:val="0"/>
              </w:rPr>
            </w:r>
          </w:p>
          <w:p w:rsidR="00000000" w:rsidDel="00000000" w:rsidP="00000000" w:rsidRDefault="00000000" w:rsidRPr="00000000" w14:paraId="00000125">
            <w:pPr>
              <w:widowControl w:val="0"/>
              <w:spacing w:line="240" w:lineRule="auto"/>
              <w:rPr>
                <w:rFonts w:ascii="Inter" w:cs="Inter" w:eastAsia="Inter" w:hAnsi="Inter"/>
                <w:sz w:val="20"/>
                <w:szCs w:val="20"/>
              </w:rPr>
            </w:pPr>
            <w:r w:rsidDel="00000000" w:rsidR="00000000" w:rsidRPr="00000000">
              <w:rPr>
                <w:rtl w:val="0"/>
              </w:rPr>
            </w:r>
          </w:p>
        </w:tc>
      </w:tr>
    </w:tbl>
    <w:p w:rsidR="00000000" w:rsidDel="00000000" w:rsidP="00000000" w:rsidRDefault="00000000" w:rsidRPr="00000000" w14:paraId="00000126">
      <w:pPr>
        <w:rPr>
          <w:rFonts w:ascii="Inter" w:cs="Inter" w:eastAsia="Inter" w:hAnsi="Inter"/>
          <w:i w:val="1"/>
          <w:iCs w:val="1"/>
        </w:rPr>
      </w:pPr>
      <w:r w:rsidDel="00000000" w:rsidR="00000000" w:rsidRPr="00000000">
        <w:rPr>
          <w:rtl w:val="0"/>
        </w:rPr>
      </w:r>
    </w:p>
    <w:p w:rsidR="00000000" w:rsidDel="00000000" w:rsidP="00000000" w:rsidRDefault="00000000" w:rsidRPr="00000000" w14:paraId="00000127">
      <w:pPr>
        <w:rPr>
          <w:rFonts w:ascii="Inter" w:cs="Inter" w:eastAsia="Inter" w:hAnsi="Inter"/>
        </w:rPr>
      </w:pPr>
      <w:r w:rsidDel="00000000" w:rsidR="00000000" w:rsidRPr="00000000">
        <w:rPr>
          <w:rFonts w:ascii="Inter" w:cs="Inter" w:eastAsia="Inter" w:hAnsi="Inter"/>
          <w:b w:val="1"/>
          <w:bCs w:val="1"/>
          <w:rtl w:val="0"/>
        </w:rPr>
        <w:t xml:space="preserve">&gt; Outcomes: </w:t>
      </w:r>
      <w:r w:rsidDel="00000000" w:rsidR="00000000" w:rsidRPr="00000000">
        <w:rPr>
          <w:rtl w:val="0"/>
        </w:rPr>
      </w:r>
    </w:p>
    <w:p w:rsidR="00000000" w:rsidDel="00000000" w:rsidP="00000000" w:rsidRDefault="00000000" w:rsidRPr="00000000" w14:paraId="00000128">
      <w:pPr>
        <w:numPr>
          <w:ilvl w:val="0"/>
          <w:numId w:val="34"/>
        </w:numPr>
        <w:ind w:left="720" w:hanging="360"/>
        <w:rPr>
          <w:rFonts w:ascii="Inter" w:cs="Inter" w:eastAsia="Inter" w:hAnsi="Inter"/>
        </w:rPr>
      </w:pPr>
      <w:r w:rsidDel="00000000" w:rsidR="00000000" w:rsidRPr="00000000">
        <w:rPr>
          <w:rFonts w:ascii="Inter" w:cs="Inter" w:eastAsia="Inter" w:hAnsi="Inter"/>
          <w:b w:val="1"/>
          <w:bCs w:val="1"/>
          <w:rtl w:val="0"/>
        </w:rPr>
        <w:t xml:space="preserve">A clear decision on commitment; </w:t>
      </w:r>
      <w:r w:rsidDel="00000000" w:rsidR="00000000" w:rsidRPr="00000000">
        <w:rPr>
          <w:rFonts w:ascii="Inter" w:cs="Inter" w:eastAsia="Inter" w:hAnsi="Inter"/>
          <w:rtl w:val="0"/>
        </w:rPr>
        <w:t xml:space="preserve">we accept or decline, and can explain why either way.</w:t>
      </w:r>
    </w:p>
    <w:p w:rsidR="00000000" w:rsidDel="00000000" w:rsidP="00000000" w:rsidRDefault="00000000" w:rsidRPr="00000000" w14:paraId="00000129">
      <w:pPr>
        <w:numPr>
          <w:ilvl w:val="0"/>
          <w:numId w:val="34"/>
        </w:numPr>
        <w:ind w:left="720" w:hanging="360"/>
        <w:rPr>
          <w:rFonts w:ascii="Inter" w:cs="Inter" w:eastAsia="Inter" w:hAnsi="Inter"/>
        </w:rPr>
      </w:pPr>
      <w:r w:rsidDel="00000000" w:rsidR="00000000" w:rsidRPr="00000000">
        <w:rPr>
          <w:rFonts w:ascii="Inter" w:cs="Inter" w:eastAsia="Inter" w:hAnsi="Inter"/>
          <w:b w:val="1"/>
          <w:bCs w:val="1"/>
          <w:rtl w:val="0"/>
        </w:rPr>
        <w:t xml:space="preserve">Sharper clarity on the core challenge;  </w:t>
      </w:r>
      <w:r w:rsidDel="00000000" w:rsidR="00000000" w:rsidRPr="00000000">
        <w:rPr>
          <w:rFonts w:ascii="Inter" w:cs="Inter" w:eastAsia="Inter" w:hAnsi="Inter"/>
          <w:rtl w:val="0"/>
        </w:rPr>
        <w:t xml:space="preserve">the agency leaves understanding it far better than when they walked in.</w:t>
      </w:r>
    </w:p>
    <w:p w:rsidR="00000000" w:rsidDel="00000000" w:rsidP="00000000" w:rsidRDefault="00000000" w:rsidRPr="00000000" w14:paraId="0000012A">
      <w:pPr>
        <w:numPr>
          <w:ilvl w:val="0"/>
          <w:numId w:val="34"/>
        </w:numPr>
        <w:ind w:left="720" w:hanging="360"/>
        <w:rPr>
          <w:rFonts w:ascii="Inter" w:cs="Inter" w:eastAsia="Inter" w:hAnsi="Inter"/>
        </w:rPr>
      </w:pPr>
      <w:r w:rsidDel="00000000" w:rsidR="00000000" w:rsidRPr="00000000">
        <w:rPr>
          <w:rFonts w:ascii="Inter" w:cs="Inter" w:eastAsia="Inter" w:hAnsi="Inter"/>
          <w:b w:val="1"/>
          <w:bCs w:val="1"/>
          <w:rtl w:val="0"/>
        </w:rPr>
        <w:t xml:space="preserve">A shared scope, </w:t>
      </w:r>
      <w:r w:rsidDel="00000000" w:rsidR="00000000" w:rsidRPr="00000000">
        <w:rPr>
          <w:rFonts w:ascii="Inter" w:cs="Inter" w:eastAsia="Inter" w:hAnsi="Inter"/>
          <w:rtl w:val="0"/>
        </w:rPr>
        <w:t xml:space="preserve">giving both teams one unified picture of what's in and what's out.</w:t>
      </w:r>
    </w:p>
    <w:p w:rsidR="00000000" w:rsidDel="00000000" w:rsidP="00000000" w:rsidRDefault="00000000" w:rsidRPr="00000000" w14:paraId="0000012B">
      <w:pPr>
        <w:numPr>
          <w:ilvl w:val="0"/>
          <w:numId w:val="34"/>
        </w:numPr>
        <w:ind w:left="720" w:hanging="360"/>
        <w:rPr>
          <w:rFonts w:ascii="Inter" w:cs="Inter" w:eastAsia="Inter" w:hAnsi="Inter"/>
        </w:rPr>
      </w:pPr>
      <w:r w:rsidDel="00000000" w:rsidR="00000000" w:rsidRPr="00000000">
        <w:rPr>
          <w:rFonts w:ascii="Inter" w:cs="Inter" w:eastAsia="Inter" w:hAnsi="Inter"/>
          <w:b w:val="1"/>
          <w:bCs w:val="1"/>
          <w:rtl w:val="0"/>
        </w:rPr>
        <w:t xml:space="preserve">A clearly defined engagement team, </w:t>
      </w:r>
      <w:r w:rsidDel="00000000" w:rsidR="00000000" w:rsidRPr="00000000">
        <w:rPr>
          <w:rFonts w:ascii="Inter" w:cs="Inter" w:eastAsia="Inter" w:hAnsi="Inter"/>
          <w:rtl w:val="0"/>
        </w:rPr>
        <w:t xml:space="preserve">with everyone on board and clear on what they own.</w:t>
      </w:r>
    </w:p>
    <w:p w:rsidR="00000000" w:rsidDel="00000000" w:rsidP="00000000" w:rsidRDefault="00000000" w:rsidRPr="00000000" w14:paraId="0000012C">
      <w:pPr>
        <w:numPr>
          <w:ilvl w:val="0"/>
          <w:numId w:val="34"/>
        </w:numPr>
        <w:ind w:left="720" w:hanging="360"/>
        <w:rPr>
          <w:rFonts w:ascii="Inter" w:cs="Inter" w:eastAsia="Inter" w:hAnsi="Inter"/>
        </w:rPr>
      </w:pPr>
      <w:r w:rsidDel="00000000" w:rsidR="00000000" w:rsidRPr="00000000">
        <w:rPr>
          <w:rFonts w:ascii="Inter" w:cs="Inter" w:eastAsia="Inter" w:hAnsi="Inter"/>
          <w:b w:val="1"/>
          <w:bCs w:val="1"/>
          <w:rtl w:val="0"/>
        </w:rPr>
        <w:t xml:space="preserve">A directional estimate of effort and timeline, </w:t>
      </w:r>
      <w:r w:rsidDel="00000000" w:rsidR="00000000" w:rsidRPr="00000000">
        <w:rPr>
          <w:rFonts w:ascii="Inter" w:cs="Inter" w:eastAsia="Inter" w:hAnsi="Inter"/>
          <w:rtl w:val="0"/>
        </w:rPr>
        <w:t xml:space="preserve">with honest flags on where confidence is still low.</w:t>
      </w:r>
      <w:r w:rsidDel="00000000" w:rsidR="00000000" w:rsidRPr="00000000">
        <w:rPr>
          <w:rtl w:val="0"/>
        </w:rPr>
      </w:r>
    </w:p>
    <w:p w:rsidR="00000000" w:rsidDel="00000000" w:rsidP="00000000" w:rsidRDefault="00000000" w:rsidRPr="00000000" w14:paraId="0000012D">
      <w:pPr>
        <w:pStyle w:val="Heading3"/>
        <w:widowControl w:val="0"/>
        <w:spacing w:line="240" w:lineRule="auto"/>
        <w:rPr/>
      </w:pPr>
      <w:bookmarkStart w:colFirst="0" w:colLast="0" w:name="_r83zu5nn96d0" w:id="21"/>
      <w:bookmarkEnd w:id="21"/>
      <w:r w:rsidDel="00000000" w:rsidR="00000000" w:rsidRPr="00000000">
        <w:rPr>
          <w:b w:val="1"/>
          <w:bCs w:val="1"/>
          <w:rtl w:val="0"/>
        </w:rPr>
        <w:t xml:space="preserve">4.2 Discovery </w:t>
      </w:r>
      <w:r w:rsidDel="00000000" w:rsidR="00000000" w:rsidRPr="00000000">
        <w:rPr>
          <w:rtl w:val="0"/>
        </w:rPr>
      </w:r>
    </w:p>
    <w:p w:rsidR="00000000" w:rsidDel="00000000" w:rsidP="00000000" w:rsidRDefault="00000000" w:rsidRPr="00000000" w14:paraId="0000012E">
      <w:pPr>
        <w:spacing w:after="240" w:before="240" w:lineRule="auto"/>
        <w:rPr>
          <w:rFonts w:ascii="Inter" w:cs="Inter" w:eastAsia="Inter" w:hAnsi="Inter"/>
        </w:rPr>
      </w:pPr>
      <w:r w:rsidDel="00000000" w:rsidR="00000000" w:rsidRPr="00000000">
        <w:rPr>
          <w:rFonts w:ascii="Inter" w:cs="Inter" w:eastAsia="Inter" w:hAnsi="Inter"/>
          <w:rtl w:val="0"/>
        </w:rPr>
        <w:t xml:space="preserve">Discovery sits at the heart of our work. It’s an active loop where uncovering insights and testing solutions happen in sequence, but frequently feed back into each other as we learn (more on our philosophy in Section 2.3: Through a Discovery Lens). </w:t>
      </w:r>
    </w:p>
    <w:p w:rsidR="00000000" w:rsidDel="00000000" w:rsidP="00000000" w:rsidRDefault="00000000" w:rsidRPr="00000000" w14:paraId="0000012F">
      <w:pPr>
        <w:spacing w:after="240" w:before="240" w:lineRule="auto"/>
        <w:rPr>
          <w:rFonts w:ascii="Inter" w:cs="Inter" w:eastAsia="Inter" w:hAnsi="Inter"/>
        </w:rPr>
      </w:pPr>
      <w:r w:rsidDel="00000000" w:rsidR="00000000" w:rsidRPr="00000000">
        <w:rPr>
          <w:rFonts w:ascii="Inter" w:cs="Inter" w:eastAsia="Inter" w:hAnsi="Inter"/>
          <w:rtl w:val="0"/>
        </w:rPr>
        <w:t xml:space="preserve">A full discovery journey runs in two subphases, each with a distinct role:</w:t>
      </w:r>
    </w:p>
    <w:tbl>
      <w:tblPr>
        <w:tblStyle w:val="Table22"/>
        <w:tblW w:w="8730.0" w:type="dxa"/>
        <w:jc w:val="left"/>
        <w:tblInd w:w="630.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2880"/>
        <w:gridCol w:w="5850"/>
        <w:tblGridChange w:id="0">
          <w:tblGrid>
            <w:gridCol w:w="2880"/>
            <w:gridCol w:w="5850"/>
          </w:tblGrid>
        </w:tblGridChange>
      </w:tblGrid>
      <w:tr>
        <w:trPr>
          <w:cantSplit w:val="0"/>
          <w:tblHeader w:val="0"/>
        </w:trPr>
        <w:tc>
          <w:tcPr/>
          <w:p w:rsidR="00000000" w:rsidDel="00000000" w:rsidP="00000000" w:rsidRDefault="00000000" w:rsidRPr="00000000" w14:paraId="00000130">
            <w:pPr>
              <w:widowControl w:val="0"/>
              <w:spacing w:line="240" w:lineRule="auto"/>
              <w:rPr>
                <w:rFonts w:ascii="Inter" w:cs="Inter" w:eastAsia="Inter" w:hAnsi="Inter"/>
                <w:b w:val="1"/>
                <w:bCs w:val="1"/>
              </w:rPr>
            </w:pPr>
            <w:r w:rsidDel="00000000" w:rsidR="00000000" w:rsidRPr="00000000">
              <w:rPr>
                <w:rFonts w:ascii="Inter" w:cs="Inter" w:eastAsia="Inter" w:hAnsi="Inter"/>
                <w:b w:val="1"/>
                <w:bCs w:val="1"/>
                <w:rtl w:val="0"/>
              </w:rPr>
              <w:t xml:space="preserve">Subphase 1 - </w:t>
              <w:br w:type="textWrapping"/>
              <w:t xml:space="preserve">Uncover What is True</w:t>
            </w:r>
          </w:p>
        </w:tc>
        <w:tc>
          <w:tcPr/>
          <w:p w:rsidR="00000000" w:rsidDel="00000000" w:rsidP="00000000" w:rsidRDefault="00000000" w:rsidRPr="00000000" w14:paraId="00000131">
            <w:pPr>
              <w:widowControl w:val="0"/>
              <w:spacing w:line="240" w:lineRule="auto"/>
              <w:rPr>
                <w:rFonts w:ascii="Inter" w:cs="Inter" w:eastAsia="Inter" w:hAnsi="Inter"/>
                <w:i w:val="1"/>
                <w:iCs w:val="1"/>
                <w:highlight w:val="yellow"/>
              </w:rPr>
            </w:pPr>
            <w:r w:rsidDel="00000000" w:rsidR="00000000" w:rsidRPr="00000000">
              <w:rPr>
                <w:rFonts w:ascii="Inter" w:cs="Inter" w:eastAsia="Inter" w:hAnsi="Inter"/>
                <w:rtl w:val="0"/>
              </w:rPr>
              <w:t xml:space="preserve">Frame the problem. Confirm it's real, systemic, and worth solving before anyone proposes how to build it.</w:t>
            </w:r>
            <w:r w:rsidDel="00000000" w:rsidR="00000000" w:rsidRPr="00000000">
              <w:rPr>
                <w:rtl w:val="0"/>
              </w:rPr>
            </w:r>
          </w:p>
        </w:tc>
      </w:tr>
      <w:tr>
        <w:trPr>
          <w:cantSplit w:val="0"/>
          <w:tblHeader w:val="0"/>
        </w:trPr>
        <w:tc>
          <w:tcPr/>
          <w:p w:rsidR="00000000" w:rsidDel="00000000" w:rsidP="00000000" w:rsidRDefault="00000000" w:rsidRPr="00000000" w14:paraId="00000132">
            <w:pPr>
              <w:widowControl w:val="0"/>
              <w:spacing w:line="240" w:lineRule="auto"/>
              <w:rPr>
                <w:rFonts w:ascii="Inter" w:cs="Inter" w:eastAsia="Inter" w:hAnsi="Inter"/>
                <w:b w:val="1"/>
                <w:bCs w:val="1"/>
              </w:rPr>
            </w:pPr>
            <w:r w:rsidDel="00000000" w:rsidR="00000000" w:rsidRPr="00000000">
              <w:rPr>
                <w:rFonts w:ascii="Inter" w:cs="Inter" w:eastAsia="Inter" w:hAnsi="Inter"/>
                <w:b w:val="1"/>
                <w:bCs w:val="1"/>
                <w:rtl w:val="0"/>
              </w:rPr>
              <w:t xml:space="preserve">Subphase 2 - </w:t>
              <w:br w:type="textWrapping"/>
              <w:t xml:space="preserve">Identify What Works</w:t>
            </w:r>
          </w:p>
        </w:tc>
        <w:tc>
          <w:tcPr/>
          <w:p w:rsidR="00000000" w:rsidDel="00000000" w:rsidP="00000000" w:rsidRDefault="00000000" w:rsidRPr="00000000" w14:paraId="00000133">
            <w:pPr>
              <w:widowControl w:val="0"/>
              <w:spacing w:line="240" w:lineRule="auto"/>
              <w:rPr>
                <w:rFonts w:ascii="Inter" w:cs="Inter" w:eastAsia="Inter" w:hAnsi="Inter"/>
              </w:rPr>
            </w:pPr>
            <w:r w:rsidDel="00000000" w:rsidR="00000000" w:rsidRPr="00000000">
              <w:rPr>
                <w:rFonts w:ascii="Inter" w:cs="Inter" w:eastAsia="Inter" w:hAnsi="Inter"/>
                <w:rtl w:val="0"/>
              </w:rPr>
              <w:t xml:space="preserve">Test solutions. Hypothesise, prototype, and validate against real user signal until a confident roadmap emerges.</w:t>
            </w:r>
          </w:p>
        </w:tc>
      </w:tr>
    </w:tbl>
    <w:p w:rsidR="00000000" w:rsidDel="00000000" w:rsidP="00000000" w:rsidRDefault="00000000" w:rsidRPr="00000000" w14:paraId="00000134">
      <w:pPr>
        <w:spacing w:after="240" w:before="240" w:lineRule="auto"/>
        <w:rPr>
          <w:rFonts w:ascii="Inter" w:cs="Inter" w:eastAsia="Inter" w:hAnsi="Inter"/>
        </w:rPr>
      </w:pPr>
      <w:r w:rsidDel="00000000" w:rsidR="00000000" w:rsidRPr="00000000">
        <w:rPr>
          <w:rFonts w:ascii="Inter" w:cs="Inter" w:eastAsia="Inter" w:hAnsi="Inter"/>
          <w:rtl w:val="0"/>
        </w:rPr>
        <w:t xml:space="preserve">Together, they move an engagement from an ambiguous problem statement to a high-confidence, validated roadmap.</w:t>
      </w:r>
    </w:p>
    <w:tbl>
      <w:tblPr>
        <w:tblStyle w:val="Table2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000000" w:val="clear"/>
          </w:tcPr>
          <w:p w:rsidR="00000000" w:rsidDel="00000000" w:rsidP="00000000" w:rsidRDefault="00000000" w:rsidRPr="00000000" w14:paraId="00000135">
            <w:pPr>
              <w:pStyle w:val="Heading4"/>
              <w:widowControl w:val="0"/>
              <w:spacing w:line="240" w:lineRule="auto"/>
              <w:rPr>
                <w:rFonts w:ascii="Inter" w:cs="Inter" w:eastAsia="Inter" w:hAnsi="Inter"/>
                <w:b w:val="1"/>
                <w:bCs w:val="1"/>
                <w:color w:val="ffffff"/>
              </w:rPr>
            </w:pPr>
            <w:bookmarkStart w:colFirst="0" w:colLast="0" w:name="_rkrh27k49ajp" w:id="22"/>
            <w:bookmarkEnd w:id="22"/>
            <w:r w:rsidDel="00000000" w:rsidR="00000000" w:rsidRPr="00000000">
              <w:rPr>
                <w:rFonts w:ascii="Inter" w:cs="Inter" w:eastAsia="Inter" w:hAnsi="Inter"/>
                <w:b w:val="1"/>
                <w:bCs w:val="1"/>
                <w:color w:val="ffffff"/>
                <w:rtl w:val="0"/>
              </w:rPr>
              <w:t xml:space="preserve">Subphase 1: Uncover What is True</w:t>
            </w:r>
          </w:p>
          <w:p w:rsidR="00000000" w:rsidDel="00000000" w:rsidP="00000000" w:rsidRDefault="00000000" w:rsidRPr="00000000" w14:paraId="00000136">
            <w:pPr>
              <w:widowControl w:val="0"/>
              <w:spacing w:line="240" w:lineRule="auto"/>
              <w:rPr>
                <w:rFonts w:ascii="Inter" w:cs="Inter" w:eastAsia="Inter" w:hAnsi="Inter"/>
                <w:i w:val="1"/>
                <w:iCs w:val="1"/>
                <w:color w:val="ffffff"/>
              </w:rPr>
            </w:pPr>
            <w:r w:rsidDel="00000000" w:rsidR="00000000" w:rsidRPr="00000000">
              <w:rPr>
                <w:rFonts w:ascii="Inter" w:cs="Inter" w:eastAsia="Inter" w:hAnsi="Inter"/>
                <w:i w:val="1"/>
                <w:iCs w:val="1"/>
                <w:color w:val="ffffff"/>
                <w:rtl w:val="0"/>
              </w:rPr>
              <w:t xml:space="preserve">(To frame a problem)</w:t>
            </w:r>
          </w:p>
        </w:tc>
      </w:tr>
      <w:tr>
        <w:trPr>
          <w:cantSplit w:val="0"/>
          <w:tblHeader w:val="0"/>
        </w:trPr>
        <w:tc>
          <w:tcPr/>
          <w:p w:rsidR="00000000" w:rsidDel="00000000" w:rsidP="00000000" w:rsidRDefault="00000000" w:rsidRPr="00000000" w14:paraId="00000137">
            <w:pPr>
              <w:rPr>
                <w:rFonts w:ascii="Inter" w:cs="Inter" w:eastAsia="Inter" w:hAnsi="Inter"/>
              </w:rPr>
            </w:pPr>
            <w:r w:rsidDel="00000000" w:rsidR="00000000" w:rsidRPr="00000000">
              <w:rPr>
                <w:rFonts w:ascii="Inter" w:cs="Inter" w:eastAsia="Inter" w:hAnsi="Inter"/>
                <w:rtl w:val="0"/>
              </w:rPr>
              <w:t xml:space="preserve">The purpose of Subphase 1 is to define the real problem, and align understanding with our agency partners before a solution is proposed.</w:t>
              <w:br w:type="textWrapping"/>
            </w:r>
          </w:p>
          <w:p w:rsidR="00000000" w:rsidDel="00000000" w:rsidP="00000000" w:rsidRDefault="00000000" w:rsidRPr="00000000" w14:paraId="00000138">
            <w:pPr>
              <w:rPr>
                <w:rFonts w:ascii="Inter" w:cs="Inter" w:eastAsia="Inter" w:hAnsi="Inter"/>
              </w:rPr>
            </w:pPr>
            <w:r w:rsidDel="00000000" w:rsidR="00000000" w:rsidRPr="00000000">
              <w:rPr>
                <w:rFonts w:ascii="Inter" w:cs="Inter" w:eastAsia="Inter" w:hAnsi="Inter"/>
                <w:b w:val="1"/>
                <w:bCs w:val="1"/>
                <w:rtl w:val="0"/>
              </w:rPr>
              <w:t xml:space="preserve">The Dual Track Discovery Process</w:t>
            </w:r>
            <w:r w:rsidDel="00000000" w:rsidR="00000000" w:rsidRPr="00000000">
              <w:rPr>
                <w:rtl w:val="0"/>
              </w:rPr>
            </w:r>
          </w:p>
          <w:p w:rsidR="00000000" w:rsidDel="00000000" w:rsidP="00000000" w:rsidRDefault="00000000" w:rsidRPr="00000000" w14:paraId="00000139">
            <w:pPr>
              <w:rPr>
                <w:rFonts w:ascii="Inter" w:cs="Inter" w:eastAsia="Inter" w:hAnsi="Inter"/>
              </w:rPr>
            </w:pPr>
            <w:r w:rsidDel="00000000" w:rsidR="00000000" w:rsidRPr="00000000">
              <w:rPr>
                <w:rFonts w:ascii="Inter" w:cs="Inter" w:eastAsia="Inter" w:hAnsi="Inter"/>
                <w:rtl w:val="0"/>
              </w:rPr>
              <w:t xml:space="preserve">Inside this subphase, discovery runs on two tracks that run in tandem. What design learns about user needs reshapes the technical questions worth asking; what engineering learns about legacy constraints reshapes what is realistic to explore.</w:t>
            </w:r>
          </w:p>
          <w:p w:rsidR="00000000" w:rsidDel="00000000" w:rsidP="00000000" w:rsidRDefault="00000000" w:rsidRPr="00000000" w14:paraId="0000013A">
            <w:pPr>
              <w:rPr>
                <w:rFonts w:ascii="Inter" w:cs="Inter" w:eastAsia="Inter" w:hAnsi="Inter"/>
              </w:rPr>
            </w:pPr>
            <w:r w:rsidDel="00000000" w:rsidR="00000000" w:rsidRPr="00000000">
              <w:rPr>
                <w:rtl w:val="0"/>
              </w:rPr>
            </w:r>
          </w:p>
          <w:p w:rsidR="00000000" w:rsidDel="00000000" w:rsidP="00000000" w:rsidRDefault="00000000" w:rsidRPr="00000000" w14:paraId="0000013B">
            <w:pPr>
              <w:rPr>
                <w:rFonts w:ascii="Inter" w:cs="Inter" w:eastAsia="Inter" w:hAnsi="Inter"/>
              </w:rPr>
            </w:pPr>
            <w:r w:rsidDel="00000000" w:rsidR="00000000" w:rsidRPr="00000000">
              <w:rPr>
                <w:rFonts w:ascii="Inter" w:cs="Inter" w:eastAsia="Inter" w:hAnsi="Inter"/>
                <w:color w:val="1264a3"/>
                <w:rtl w:val="0"/>
              </w:rPr>
              <w:t xml:space="preserve">[Insert 4.2 Discovery_subphase 1… file in shared drive]</w:t>
            </w:r>
            <w:r w:rsidDel="00000000" w:rsidR="00000000" w:rsidRPr="00000000">
              <w:rPr>
                <w:rtl w:val="0"/>
              </w:rPr>
            </w:r>
          </w:p>
          <w:p w:rsidR="00000000" w:rsidDel="00000000" w:rsidP="00000000" w:rsidRDefault="00000000" w:rsidRPr="00000000" w14:paraId="0000013C">
            <w:pPr>
              <w:rPr>
                <w:rFonts w:ascii="Inter" w:cs="Inter" w:eastAsia="Inter" w:hAnsi="Inter"/>
              </w:rPr>
            </w:pPr>
            <w:r w:rsidDel="00000000" w:rsidR="00000000" w:rsidRPr="00000000">
              <w:rPr>
                <w:rtl w:val="0"/>
              </w:rPr>
            </w:r>
          </w:p>
          <w:tbl>
            <w:tblPr>
              <w:tblStyle w:val="Table24"/>
              <w:tblW w:w="76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25"/>
              <w:gridCol w:w="3840"/>
              <w:tblGridChange w:id="0">
                <w:tblGrid>
                  <w:gridCol w:w="3825"/>
                  <w:gridCol w:w="3840"/>
                </w:tblGrid>
              </w:tblGridChange>
            </w:tblGrid>
            <w:tr>
              <w:trPr>
                <w:cantSplit w:val="0"/>
                <w:tblHeader w:val="0"/>
              </w:trPr>
              <w:tc>
                <w:tcPr>
                  <w:tcBorders>
                    <w:top w:color="efefef" w:space="0" w:sz="8" w:val="single"/>
                    <w:left w:color="efefef" w:space="0" w:sz="8" w:val="single"/>
                    <w:bottom w:color="666666" w:space="0" w:sz="8" w:val="single"/>
                    <w:right w:color="efefef" w:space="0" w:sz="8" w:val="single"/>
                  </w:tcBorders>
                  <w:shd w:fill="efefef" w:val="clear"/>
                </w:tcPr>
                <w:p w:rsidR="00000000" w:rsidDel="00000000" w:rsidP="00000000" w:rsidRDefault="00000000" w:rsidRPr="00000000" w14:paraId="0000013D">
                  <w:pPr>
                    <w:widowControl w:val="0"/>
                    <w:spacing w:line="240" w:lineRule="auto"/>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Experience Discovery (Design led)</w:t>
                  </w:r>
                </w:p>
              </w:tc>
              <w:tc>
                <w:tcPr>
                  <w:tcBorders>
                    <w:top w:color="efefef" w:space="0" w:sz="8" w:val="single"/>
                    <w:left w:color="efefef" w:space="0" w:sz="8" w:val="single"/>
                    <w:bottom w:color="666666" w:space="0" w:sz="8" w:val="single"/>
                    <w:right w:color="efefef" w:space="0" w:sz="8" w:val="single"/>
                  </w:tcBorders>
                  <w:shd w:fill="efefef" w:val="clear"/>
                </w:tcPr>
                <w:p w:rsidR="00000000" w:rsidDel="00000000" w:rsidP="00000000" w:rsidRDefault="00000000" w:rsidRPr="00000000" w14:paraId="0000013E">
                  <w:pPr>
                    <w:widowControl w:val="0"/>
                    <w:spacing w:line="240" w:lineRule="auto"/>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Technical Discovery (Engineer led)</w:t>
                  </w:r>
                </w:p>
              </w:tc>
            </w:tr>
            <w:tr>
              <w:trPr>
                <w:cantSplit w:val="0"/>
                <w:tblHeader w:val="0"/>
              </w:trPr>
              <w:tc>
                <w:tcPr>
                  <w:tcBorders>
                    <w:top w:color="666666" w:space="0" w:sz="8" w:val="single"/>
                    <w:left w:color="efefef" w:space="0" w:sz="8" w:val="single"/>
                    <w:bottom w:color="434343" w:space="0" w:sz="8" w:val="single"/>
                    <w:right w:color="efefef" w:space="0" w:sz="8" w:val="single"/>
                  </w:tcBorders>
                  <w:shd w:fill="efefef" w:val="clear"/>
                </w:tcPr>
                <w:p w:rsidR="00000000" w:rsidDel="00000000" w:rsidP="00000000" w:rsidRDefault="00000000" w:rsidRPr="00000000" w14:paraId="0000013F">
                  <w:pPr>
                    <w:rPr>
                      <w:rFonts w:ascii="Inter" w:cs="Inter" w:eastAsia="Inter" w:hAnsi="Inter"/>
                      <w:sz w:val="20"/>
                      <w:szCs w:val="20"/>
                    </w:rPr>
                  </w:pPr>
                  <w:r w:rsidDel="00000000" w:rsidR="00000000" w:rsidRPr="00000000">
                    <w:rPr>
                      <w:rFonts w:ascii="Inter" w:cs="Inter" w:eastAsia="Inter" w:hAnsi="Inter"/>
                      <w:b w:val="1"/>
                      <w:bCs w:val="1"/>
                      <w:sz w:val="20"/>
                      <w:szCs w:val="20"/>
                      <w:rtl w:val="0"/>
                    </w:rPr>
                    <w:t xml:space="preserve">Identify and understand the needs</w:t>
                  </w:r>
                  <w:r w:rsidDel="00000000" w:rsidR="00000000" w:rsidRPr="00000000">
                    <w:rPr>
                      <w:rFonts w:ascii="Inter" w:cs="Inter" w:eastAsia="Inter" w:hAnsi="Inter"/>
                      <w:sz w:val="20"/>
                      <w:szCs w:val="20"/>
                      <w:rtl w:val="0"/>
                    </w:rPr>
                    <w:t xml:space="preserve">, behaviours, and context of the citizens and officers who will use the service. </w:t>
                  </w:r>
                </w:p>
              </w:tc>
              <w:tc>
                <w:tcPr>
                  <w:tcBorders>
                    <w:top w:color="666666" w:space="0" w:sz="8" w:val="single"/>
                    <w:left w:color="efefef" w:space="0" w:sz="8" w:val="single"/>
                    <w:bottom w:color="434343" w:space="0" w:sz="8" w:val="single"/>
                    <w:right w:color="efefef" w:space="0" w:sz="8" w:val="single"/>
                  </w:tcBorders>
                  <w:shd w:fill="efefef" w:val="clear"/>
                </w:tcPr>
                <w:p w:rsidR="00000000" w:rsidDel="00000000" w:rsidP="00000000" w:rsidRDefault="00000000" w:rsidRPr="00000000" w14:paraId="00000140">
                  <w:pPr>
                    <w:widowControl w:val="0"/>
                    <w:spacing w:line="240" w:lineRule="auto"/>
                    <w:rPr>
                      <w:rFonts w:ascii="Inter" w:cs="Inter" w:eastAsia="Inter" w:hAnsi="Inter"/>
                      <w:sz w:val="20"/>
                      <w:szCs w:val="20"/>
                    </w:rPr>
                  </w:pPr>
                  <w:r w:rsidDel="00000000" w:rsidR="00000000" w:rsidRPr="00000000">
                    <w:rPr>
                      <w:rFonts w:ascii="Inter" w:cs="Inter" w:eastAsia="Inter" w:hAnsi="Inter"/>
                      <w:b w:val="1"/>
                      <w:bCs w:val="1"/>
                      <w:sz w:val="20"/>
                      <w:szCs w:val="20"/>
                      <w:rtl w:val="0"/>
                    </w:rPr>
                    <w:t xml:space="preserve">Identifies what tools already exists</w:t>
                  </w:r>
                  <w:r w:rsidDel="00000000" w:rsidR="00000000" w:rsidRPr="00000000">
                    <w:rPr>
                      <w:rFonts w:ascii="Inter" w:cs="Inter" w:eastAsia="Inter" w:hAnsi="Inter"/>
                      <w:sz w:val="20"/>
                      <w:szCs w:val="20"/>
                      <w:rtl w:val="0"/>
                    </w:rPr>
                    <w:t xml:space="preserve">, legacy-system constraints, API integration dependencies, and technical risks. </w:t>
                  </w:r>
                </w:p>
              </w:tc>
            </w:tr>
          </w:tbl>
          <w:p w:rsidR="00000000" w:rsidDel="00000000" w:rsidP="00000000" w:rsidRDefault="00000000" w:rsidRPr="00000000" w14:paraId="00000141">
            <w:pPr>
              <w:rPr>
                <w:rFonts w:ascii="Inter" w:cs="Inter" w:eastAsia="Inter" w:hAnsi="Inter"/>
              </w:rPr>
            </w:pPr>
            <w:r w:rsidDel="00000000" w:rsidR="00000000" w:rsidRPr="00000000">
              <w:rPr>
                <w:rtl w:val="0"/>
              </w:rPr>
            </w:r>
          </w:p>
          <w:p w:rsidR="00000000" w:rsidDel="00000000" w:rsidP="00000000" w:rsidRDefault="00000000" w:rsidRPr="00000000" w14:paraId="00000142">
            <w:pPr>
              <w:rPr>
                <w:rFonts w:ascii="Inter" w:cs="Inter" w:eastAsia="Inter" w:hAnsi="Inter"/>
              </w:rPr>
            </w:pPr>
            <w:r w:rsidDel="00000000" w:rsidR="00000000" w:rsidRPr="00000000">
              <w:rPr>
                <w:rFonts w:ascii="Inter" w:cs="Inter" w:eastAsia="Inter" w:hAnsi="Inter"/>
                <w:i w:val="1"/>
                <w:iCs w:val="1"/>
                <w:rtl w:val="0"/>
              </w:rPr>
              <w:t xml:space="preserve">Note: the following are based on Experience Discovery (Design led) only.</w:t>
            </w:r>
            <w:r w:rsidDel="00000000" w:rsidR="00000000" w:rsidRPr="00000000">
              <w:rPr>
                <w:rFonts w:ascii="Inter" w:cs="Inter" w:eastAsia="Inter" w:hAnsi="Inter"/>
                <w:rtl w:val="0"/>
              </w:rPr>
              <w:t xml:space="preserve"> </w:t>
            </w:r>
            <w:commentRangeStart w:id="9"/>
            <w:commentRangeStart w:id="10"/>
            <w:r w:rsidDel="00000000" w:rsidR="00000000" w:rsidRPr="00000000">
              <w:rPr>
                <w:rtl w:val="0"/>
              </w:rPr>
            </w:r>
          </w:p>
          <w:tbl>
            <w:tblPr>
              <w:tblStyle w:val="Table25"/>
              <w:tblW w:w="76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65"/>
              <w:gridCol w:w="3885"/>
              <w:tblGridChange w:id="0">
                <w:tblGrid>
                  <w:gridCol w:w="3765"/>
                  <w:gridCol w:w="3885"/>
                </w:tblGrid>
              </w:tblGridChange>
            </w:tblGrid>
            <w:tr>
              <w:trPr>
                <w:cantSplit w:val="0"/>
                <w:tblHeader w:val="0"/>
              </w:trPr>
              <w:tc>
                <w:tcPr>
                  <w:tcBorders>
                    <w:top w:color="efefef" w:space="0" w:sz="8" w:val="single"/>
                    <w:left w:color="efefef" w:space="0" w:sz="8" w:val="single"/>
                    <w:bottom w:color="666666" w:space="0" w:sz="8" w:val="single"/>
                    <w:right w:color="efefef" w:space="0" w:sz="8" w:val="single"/>
                  </w:tcBorders>
                  <w:shd w:fill="efefef" w:val="clear"/>
                </w:tcPr>
                <w:p w:rsidR="00000000" w:rsidDel="00000000" w:rsidP="00000000" w:rsidRDefault="00000000" w:rsidRPr="00000000" w14:paraId="00000143">
                  <w:pPr>
                    <w:widowControl w:val="0"/>
                    <w:spacing w:line="240" w:lineRule="auto"/>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Activities </w:t>
                  </w:r>
                </w:p>
              </w:tc>
              <w:tc>
                <w:tcPr>
                  <w:tcBorders>
                    <w:top w:color="efefef" w:space="0" w:sz="8" w:val="single"/>
                    <w:left w:color="efefef" w:space="0" w:sz="8" w:val="single"/>
                    <w:bottom w:color="666666" w:space="0" w:sz="8" w:val="single"/>
                    <w:right w:color="efefef" w:space="0" w:sz="8" w:val="single"/>
                  </w:tcBorders>
                  <w:shd w:fill="efefef" w:val="clear"/>
                </w:tcPr>
                <w:p w:rsidR="00000000" w:rsidDel="00000000" w:rsidP="00000000" w:rsidRDefault="00000000" w:rsidRPr="00000000" w14:paraId="00000144">
                  <w:pPr>
                    <w:widowControl w:val="0"/>
                    <w:spacing w:line="240" w:lineRule="auto"/>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Artifacts</w:t>
                  </w:r>
                </w:p>
              </w:tc>
            </w:tr>
            <w:tr>
              <w:trPr>
                <w:cantSplit w:val="0"/>
                <w:tblHeader w:val="0"/>
              </w:trPr>
              <w:tc>
                <w:tcPr>
                  <w:tcBorders>
                    <w:top w:color="666666" w:space="0" w:sz="8" w:val="single"/>
                    <w:left w:color="efefef" w:space="0" w:sz="8" w:val="single"/>
                    <w:bottom w:color="434343" w:space="0" w:sz="8" w:val="single"/>
                    <w:right w:color="efefef" w:space="0" w:sz="8" w:val="single"/>
                  </w:tcBorders>
                  <w:shd w:fill="efefef" w:val="clear"/>
                </w:tcPr>
                <w:p w:rsidR="00000000" w:rsidDel="00000000" w:rsidP="00000000" w:rsidRDefault="00000000" w:rsidRPr="00000000" w14:paraId="00000145">
                  <w:pPr>
                    <w:numPr>
                      <w:ilvl w:val="0"/>
                      <w:numId w:val="2"/>
                    </w:numPr>
                    <w:ind w:left="720" w:hanging="360"/>
                    <w:rPr>
                      <w:rFonts w:ascii="Inter" w:cs="Inter" w:eastAsia="Inter" w:hAnsi="Inter"/>
                      <w:sz w:val="20"/>
                      <w:szCs w:val="20"/>
                    </w:rPr>
                  </w:pPr>
                  <w:r w:rsidDel="00000000" w:rsidR="00000000" w:rsidRPr="00000000">
                    <w:rPr>
                      <w:rFonts w:ascii="Inter" w:cs="Inter" w:eastAsia="Inter" w:hAnsi="Inter"/>
                      <w:b w:val="1"/>
                      <w:bCs w:val="1"/>
                      <w:sz w:val="20"/>
                      <w:szCs w:val="20"/>
                      <w:rtl w:val="0"/>
                    </w:rPr>
                    <w:t xml:space="preserve">Focus group sessions</w:t>
                  </w:r>
                  <w:r w:rsidDel="00000000" w:rsidR="00000000" w:rsidRPr="00000000">
                    <w:rPr>
                      <w:rFonts w:ascii="Inter" w:cs="Inter" w:eastAsia="Inter" w:hAnsi="Inter"/>
                      <w:sz w:val="20"/>
                      <w:szCs w:val="20"/>
                      <w:rtl w:val="0"/>
                    </w:rPr>
                    <w:t xml:space="preserve"> to gather shared user perspectives.</w:t>
                  </w:r>
                </w:p>
                <w:p w:rsidR="00000000" w:rsidDel="00000000" w:rsidP="00000000" w:rsidRDefault="00000000" w:rsidRPr="00000000" w14:paraId="00000146">
                  <w:pPr>
                    <w:numPr>
                      <w:ilvl w:val="0"/>
                      <w:numId w:val="2"/>
                    </w:numPr>
                    <w:ind w:left="720" w:hanging="360"/>
                    <w:rPr>
                      <w:rFonts w:ascii="Inter" w:cs="Inter" w:eastAsia="Inter" w:hAnsi="Inter"/>
                      <w:sz w:val="20"/>
                      <w:szCs w:val="20"/>
                    </w:rPr>
                  </w:pPr>
                  <w:r w:rsidDel="00000000" w:rsidR="00000000" w:rsidRPr="00000000">
                    <w:rPr>
                      <w:rFonts w:ascii="Inter" w:cs="Inter" w:eastAsia="Inter" w:hAnsi="Inter"/>
                      <w:b w:val="1"/>
                      <w:bCs w:val="1"/>
                      <w:sz w:val="20"/>
                      <w:szCs w:val="20"/>
                      <w:rtl w:val="0"/>
                    </w:rPr>
                    <w:t xml:space="preserve">Qualitative interviews</w:t>
                  </w:r>
                  <w:r w:rsidDel="00000000" w:rsidR="00000000" w:rsidRPr="00000000">
                    <w:rPr>
                      <w:rFonts w:ascii="Inter" w:cs="Inter" w:eastAsia="Inter" w:hAnsi="Inter"/>
                      <w:sz w:val="20"/>
                      <w:szCs w:val="20"/>
                      <w:rtl w:val="0"/>
                    </w:rPr>
                    <w:t xml:space="preserve"> to uncover individual insights.</w:t>
                  </w:r>
                </w:p>
                <w:p w:rsidR="00000000" w:rsidDel="00000000" w:rsidP="00000000" w:rsidRDefault="00000000" w:rsidRPr="00000000" w14:paraId="00000147">
                  <w:pPr>
                    <w:numPr>
                      <w:ilvl w:val="0"/>
                      <w:numId w:val="2"/>
                    </w:numPr>
                    <w:ind w:left="720" w:hanging="360"/>
                    <w:rPr>
                      <w:rFonts w:ascii="Inter" w:cs="Inter" w:eastAsia="Inter" w:hAnsi="Inter"/>
                      <w:sz w:val="20"/>
                      <w:szCs w:val="20"/>
                    </w:rPr>
                  </w:pPr>
                  <w:r w:rsidDel="00000000" w:rsidR="00000000" w:rsidRPr="00000000">
                    <w:rPr>
                      <w:rFonts w:ascii="Inter" w:cs="Inter" w:eastAsia="Inter" w:hAnsi="Inter"/>
                      <w:b w:val="1"/>
                      <w:bCs w:val="1"/>
                      <w:sz w:val="20"/>
                      <w:szCs w:val="20"/>
                      <w:rtl w:val="0"/>
                    </w:rPr>
                    <w:t xml:space="preserve">Quantitative surveys </w:t>
                  </w:r>
                  <w:r w:rsidDel="00000000" w:rsidR="00000000" w:rsidRPr="00000000">
                    <w:rPr>
                      <w:rFonts w:ascii="Inter" w:cs="Inter" w:eastAsia="Inter" w:hAnsi="Inter"/>
                      <w:sz w:val="20"/>
                      <w:szCs w:val="20"/>
                      <w:rtl w:val="0"/>
                    </w:rPr>
                    <w:t xml:space="preserve">to validate trends at scale.</w:t>
                  </w:r>
                </w:p>
                <w:p w:rsidR="00000000" w:rsidDel="00000000" w:rsidP="00000000" w:rsidRDefault="00000000" w:rsidRPr="00000000" w14:paraId="00000148">
                  <w:pPr>
                    <w:numPr>
                      <w:ilvl w:val="0"/>
                      <w:numId w:val="2"/>
                    </w:numPr>
                    <w:ind w:left="720" w:hanging="360"/>
                    <w:rPr>
                      <w:rFonts w:ascii="Inter" w:cs="Inter" w:eastAsia="Inter" w:hAnsi="Inter"/>
                      <w:sz w:val="20"/>
                      <w:szCs w:val="20"/>
                    </w:rPr>
                  </w:pPr>
                  <w:r w:rsidDel="00000000" w:rsidR="00000000" w:rsidRPr="00000000">
                    <w:rPr>
                      <w:rFonts w:ascii="Inter" w:cs="Inter" w:eastAsia="Inter" w:hAnsi="Inter"/>
                      <w:b w:val="1"/>
                      <w:bCs w:val="1"/>
                      <w:sz w:val="20"/>
                      <w:szCs w:val="20"/>
                      <w:rtl w:val="0"/>
                    </w:rPr>
                    <w:t xml:space="preserve">Field studies</w:t>
                  </w:r>
                  <w:r w:rsidDel="00000000" w:rsidR="00000000" w:rsidRPr="00000000">
                    <w:rPr>
                      <w:rFonts w:ascii="Inter" w:cs="Inter" w:eastAsia="Inter" w:hAnsi="Inter"/>
                      <w:sz w:val="20"/>
                      <w:szCs w:val="20"/>
                      <w:rtl w:val="0"/>
                    </w:rPr>
                    <w:t xml:space="preserve"> to observe real-world user workflows.</w:t>
                  </w:r>
                </w:p>
                <w:p w:rsidR="00000000" w:rsidDel="00000000" w:rsidP="00000000" w:rsidRDefault="00000000" w:rsidRPr="00000000" w14:paraId="00000149">
                  <w:pPr>
                    <w:numPr>
                      <w:ilvl w:val="0"/>
                      <w:numId w:val="2"/>
                    </w:numPr>
                    <w:ind w:left="720" w:hanging="360"/>
                    <w:rPr>
                      <w:rFonts w:ascii="Inter" w:cs="Inter" w:eastAsia="Inter" w:hAnsi="Inter"/>
                      <w:sz w:val="20"/>
                      <w:szCs w:val="20"/>
                    </w:rPr>
                  </w:pPr>
                  <w:r w:rsidDel="00000000" w:rsidR="00000000" w:rsidRPr="00000000">
                    <w:rPr>
                      <w:rFonts w:ascii="Inter" w:cs="Inter" w:eastAsia="Inter" w:hAnsi="Inter"/>
                      <w:b w:val="1"/>
                      <w:bCs w:val="1"/>
                      <w:sz w:val="20"/>
                      <w:szCs w:val="20"/>
                      <w:rtl w:val="0"/>
                    </w:rPr>
                    <w:t xml:space="preserve">Usability testing </w:t>
                  </w:r>
                  <w:r w:rsidDel="00000000" w:rsidR="00000000" w:rsidRPr="00000000">
                    <w:rPr>
                      <w:rFonts w:ascii="Inter" w:cs="Inter" w:eastAsia="Inter" w:hAnsi="Inter"/>
                      <w:sz w:val="20"/>
                      <w:szCs w:val="20"/>
                      <w:rtl w:val="0"/>
                    </w:rPr>
                    <w:t xml:space="preserve">to identify system friction points.</w:t>
                  </w:r>
                </w:p>
                <w:p w:rsidR="00000000" w:rsidDel="00000000" w:rsidP="00000000" w:rsidRDefault="00000000" w:rsidRPr="00000000" w14:paraId="0000014A">
                  <w:pPr>
                    <w:numPr>
                      <w:ilvl w:val="0"/>
                      <w:numId w:val="2"/>
                    </w:numPr>
                    <w:ind w:left="720" w:hanging="360"/>
                    <w:rPr>
                      <w:rFonts w:ascii="Inter" w:cs="Inter" w:eastAsia="Inter" w:hAnsi="Inter"/>
                      <w:sz w:val="20"/>
                      <w:szCs w:val="20"/>
                    </w:rPr>
                  </w:pPr>
                  <w:r w:rsidDel="00000000" w:rsidR="00000000" w:rsidRPr="00000000">
                    <w:rPr>
                      <w:rFonts w:ascii="Inter" w:cs="Inter" w:eastAsia="Inter" w:hAnsi="Inter"/>
                      <w:b w:val="1"/>
                      <w:bCs w:val="1"/>
                      <w:sz w:val="20"/>
                      <w:szCs w:val="20"/>
                      <w:rtl w:val="0"/>
                    </w:rPr>
                    <w:t xml:space="preserve">Technical infrastructure mapping</w:t>
                  </w:r>
                  <w:r w:rsidDel="00000000" w:rsidR="00000000" w:rsidRPr="00000000">
                    <w:rPr>
                      <w:rFonts w:ascii="Inter" w:cs="Inter" w:eastAsia="Inter" w:hAnsi="Inter"/>
                      <w:sz w:val="20"/>
                      <w:szCs w:val="20"/>
                      <w:rtl w:val="0"/>
                    </w:rPr>
                    <w:t xml:space="preserve"> of pipelines, APIs, and data schemas. </w:t>
                  </w:r>
                </w:p>
              </w:tc>
              <w:tc>
                <w:tcPr>
                  <w:tcBorders>
                    <w:top w:color="666666" w:space="0" w:sz="8" w:val="single"/>
                    <w:left w:color="efefef" w:space="0" w:sz="8" w:val="single"/>
                    <w:bottom w:color="434343" w:space="0" w:sz="8" w:val="single"/>
                    <w:right w:color="efefef" w:space="0" w:sz="8" w:val="single"/>
                  </w:tcBorders>
                  <w:shd w:fill="efefef" w:val="clear"/>
                </w:tcPr>
                <w:p w:rsidR="00000000" w:rsidDel="00000000" w:rsidP="00000000" w:rsidRDefault="00000000" w:rsidRPr="00000000" w14:paraId="0000014B">
                  <w:pPr>
                    <w:widowControl w:val="0"/>
                    <w:numPr>
                      <w:ilvl w:val="0"/>
                      <w:numId w:val="40"/>
                    </w:numPr>
                    <w:spacing w:line="240" w:lineRule="auto"/>
                    <w:ind w:left="720" w:hanging="360"/>
                    <w:rPr>
                      <w:rFonts w:ascii="Inter" w:cs="Inter" w:eastAsia="Inter" w:hAnsi="Inter"/>
                      <w:sz w:val="20"/>
                      <w:szCs w:val="20"/>
                    </w:rPr>
                  </w:pPr>
                  <w:r w:rsidDel="00000000" w:rsidR="00000000" w:rsidRPr="00000000">
                    <w:rPr>
                      <w:rFonts w:ascii="Inter" w:cs="Inter" w:eastAsia="Inter" w:hAnsi="Inter"/>
                      <w:sz w:val="20"/>
                      <w:szCs w:val="20"/>
                      <w:rtl w:val="0"/>
                    </w:rPr>
                    <w:t xml:space="preserve">Service Map</w:t>
                  </w:r>
                </w:p>
                <w:p w:rsidR="00000000" w:rsidDel="00000000" w:rsidP="00000000" w:rsidRDefault="00000000" w:rsidRPr="00000000" w14:paraId="0000014C">
                  <w:pPr>
                    <w:widowControl w:val="0"/>
                    <w:numPr>
                      <w:ilvl w:val="0"/>
                      <w:numId w:val="40"/>
                    </w:numPr>
                    <w:spacing w:line="240" w:lineRule="auto"/>
                    <w:ind w:left="720" w:hanging="360"/>
                    <w:rPr>
                      <w:rFonts w:ascii="Inter" w:cs="Inter" w:eastAsia="Inter" w:hAnsi="Inter"/>
                      <w:sz w:val="20"/>
                      <w:szCs w:val="20"/>
                    </w:rPr>
                  </w:pPr>
                  <w:r w:rsidDel="00000000" w:rsidR="00000000" w:rsidRPr="00000000">
                    <w:rPr>
                      <w:rFonts w:ascii="Inter" w:cs="Inter" w:eastAsia="Inter" w:hAnsi="Inter"/>
                      <w:sz w:val="20"/>
                      <w:szCs w:val="20"/>
                      <w:rtl w:val="0"/>
                    </w:rPr>
                    <w:t xml:space="preserve">Research finding report</w:t>
                  </w:r>
                </w:p>
                <w:p w:rsidR="00000000" w:rsidDel="00000000" w:rsidP="00000000" w:rsidRDefault="00000000" w:rsidRPr="00000000" w14:paraId="0000014D">
                  <w:pPr>
                    <w:widowControl w:val="0"/>
                    <w:numPr>
                      <w:ilvl w:val="0"/>
                      <w:numId w:val="40"/>
                    </w:numPr>
                    <w:spacing w:line="240" w:lineRule="auto"/>
                    <w:ind w:left="720" w:hanging="360"/>
                    <w:rPr>
                      <w:rFonts w:ascii="Inter" w:cs="Inter" w:eastAsia="Inter" w:hAnsi="Inter"/>
                      <w:sz w:val="20"/>
                      <w:szCs w:val="20"/>
                    </w:rPr>
                  </w:pPr>
                  <w:r w:rsidDel="00000000" w:rsidR="00000000" w:rsidRPr="00000000">
                    <w:rPr>
                      <w:rFonts w:ascii="Inter" w:cs="Inter" w:eastAsia="Inter" w:hAnsi="Inter"/>
                      <w:sz w:val="20"/>
                      <w:szCs w:val="20"/>
                      <w:rtl w:val="0"/>
                    </w:rPr>
                    <w:t xml:space="preserve">Shortlist of prioritised use case</w:t>
                  </w:r>
                </w:p>
                <w:p w:rsidR="00000000" w:rsidDel="00000000" w:rsidP="00000000" w:rsidRDefault="00000000" w:rsidRPr="00000000" w14:paraId="0000014E">
                  <w:pPr>
                    <w:widowControl w:val="0"/>
                    <w:numPr>
                      <w:ilvl w:val="0"/>
                      <w:numId w:val="40"/>
                    </w:numPr>
                    <w:spacing w:line="240" w:lineRule="auto"/>
                    <w:ind w:left="720" w:hanging="360"/>
                    <w:rPr>
                      <w:rFonts w:ascii="Inter" w:cs="Inter" w:eastAsia="Inter" w:hAnsi="Inter"/>
                      <w:sz w:val="20"/>
                      <w:szCs w:val="20"/>
                    </w:rPr>
                  </w:pPr>
                  <w:r w:rsidDel="00000000" w:rsidR="00000000" w:rsidRPr="00000000">
                    <w:rPr>
                      <w:rFonts w:ascii="Inter" w:cs="Inter" w:eastAsia="Inter" w:hAnsi="Inter"/>
                      <w:sz w:val="20"/>
                      <w:szCs w:val="20"/>
                      <w:rtl w:val="0"/>
                    </w:rPr>
                    <w:t xml:space="preserve">Technical discovery report by engineers</w:t>
                  </w:r>
                </w:p>
                <w:p w:rsidR="00000000" w:rsidDel="00000000" w:rsidP="00000000" w:rsidRDefault="00000000" w:rsidRPr="00000000" w14:paraId="0000014F">
                  <w:pPr>
                    <w:widowControl w:val="0"/>
                    <w:spacing w:line="240" w:lineRule="auto"/>
                    <w:rPr>
                      <w:rFonts w:ascii="Inter" w:cs="Inter" w:eastAsia="Inter" w:hAnsi="Inter"/>
                      <w:sz w:val="20"/>
                      <w:szCs w:val="20"/>
                    </w:rPr>
                  </w:pPr>
                  <w:r w:rsidDel="00000000" w:rsidR="00000000" w:rsidRPr="00000000">
                    <w:rPr>
                      <w:rtl w:val="0"/>
                    </w:rPr>
                  </w:r>
                </w:p>
                <w:p w:rsidR="00000000" w:rsidDel="00000000" w:rsidP="00000000" w:rsidRDefault="00000000" w:rsidRPr="00000000" w14:paraId="00000150">
                  <w:pPr>
                    <w:widowControl w:val="0"/>
                    <w:spacing w:line="240" w:lineRule="auto"/>
                    <w:rPr>
                      <w:rFonts w:ascii="Inter" w:cs="Inter" w:eastAsia="Inter" w:hAnsi="Inter"/>
                      <w:sz w:val="20"/>
                      <w:szCs w:val="20"/>
                    </w:rPr>
                  </w:pPr>
                  <w:commentRangeEnd w:id="9"/>
                  <w:r w:rsidDel="00000000" w:rsidR="00000000" w:rsidRPr="00000000">
                    <w:commentReference w:id="9"/>
                  </w:r>
                  <w:commentRangeEnd w:id="10"/>
                  <w:r w:rsidDel="00000000" w:rsidR="00000000" w:rsidRPr="00000000">
                    <w:commentReference w:id="10"/>
                  </w:r>
                  <w:r w:rsidDel="00000000" w:rsidR="00000000" w:rsidRPr="00000000">
                    <w:rPr>
                      <w:rtl w:val="0"/>
                    </w:rPr>
                  </w:r>
                </w:p>
              </w:tc>
            </w:tr>
          </w:tbl>
          <w:p w:rsidR="00000000" w:rsidDel="00000000" w:rsidP="00000000" w:rsidRDefault="00000000" w:rsidRPr="00000000" w14:paraId="00000151">
            <w:pPr>
              <w:rPr>
                <w:rFonts w:ascii="Inter" w:cs="Inter" w:eastAsia="Inter" w:hAnsi="Inter"/>
              </w:rPr>
            </w:pPr>
            <w:r w:rsidDel="00000000" w:rsidR="00000000" w:rsidRPr="00000000">
              <w:rPr>
                <w:rtl w:val="0"/>
              </w:rPr>
            </w:r>
          </w:p>
          <w:p w:rsidR="00000000" w:rsidDel="00000000" w:rsidP="00000000" w:rsidRDefault="00000000" w:rsidRPr="00000000" w14:paraId="00000152">
            <w:pPr>
              <w:rPr>
                <w:rFonts w:ascii="Inter" w:cs="Inter" w:eastAsia="Inter" w:hAnsi="Inter"/>
              </w:rPr>
            </w:pPr>
            <w:r w:rsidDel="00000000" w:rsidR="00000000" w:rsidRPr="00000000">
              <w:rPr>
                <w:rFonts w:ascii="Inter" w:cs="Inter" w:eastAsia="Inter" w:hAnsi="Inter"/>
                <w:b w:val="1"/>
                <w:bCs w:val="1"/>
                <w:rtl w:val="0"/>
              </w:rPr>
              <w:t xml:space="preserve">Outcomes: </w:t>
            </w:r>
            <w:r w:rsidDel="00000000" w:rsidR="00000000" w:rsidRPr="00000000">
              <w:rPr>
                <w:rtl w:val="0"/>
              </w:rPr>
            </w:r>
          </w:p>
          <w:p w:rsidR="00000000" w:rsidDel="00000000" w:rsidP="00000000" w:rsidRDefault="00000000" w:rsidRPr="00000000" w14:paraId="00000153">
            <w:pPr>
              <w:numPr>
                <w:ilvl w:val="0"/>
                <w:numId w:val="34"/>
              </w:numPr>
              <w:ind w:left="720" w:hanging="360"/>
              <w:rPr>
                <w:rFonts w:ascii="Inter" w:cs="Inter" w:eastAsia="Inter" w:hAnsi="Inter"/>
              </w:rPr>
            </w:pPr>
            <w:r w:rsidDel="00000000" w:rsidR="00000000" w:rsidRPr="00000000">
              <w:rPr>
                <w:rFonts w:ascii="Inter" w:cs="Inter" w:eastAsia="Inter" w:hAnsi="Inter"/>
                <w:b w:val="1"/>
                <w:bCs w:val="1"/>
                <w:rtl w:val="0"/>
              </w:rPr>
              <w:t xml:space="preserve">A shared, objective problem definition</w:t>
            </w:r>
            <w:r w:rsidDel="00000000" w:rsidR="00000000" w:rsidRPr="00000000">
              <w:rPr>
                <w:rFonts w:ascii="Inter" w:cs="Inter" w:eastAsia="Inter" w:hAnsi="Inter"/>
                <w:rtl w:val="0"/>
              </w:rPr>
              <w:t xml:space="preserve">; we align on the actual systemic challenge rather than the initially stated request.</w:t>
            </w:r>
          </w:p>
          <w:p w:rsidR="00000000" w:rsidDel="00000000" w:rsidP="00000000" w:rsidRDefault="00000000" w:rsidRPr="00000000" w14:paraId="00000154">
            <w:pPr>
              <w:numPr>
                <w:ilvl w:val="0"/>
                <w:numId w:val="34"/>
              </w:numPr>
              <w:ind w:left="720" w:hanging="360"/>
              <w:rPr>
                <w:rFonts w:ascii="Inter" w:cs="Inter" w:eastAsia="Inter" w:hAnsi="Inter"/>
              </w:rPr>
            </w:pPr>
            <w:r w:rsidDel="00000000" w:rsidR="00000000" w:rsidRPr="00000000">
              <w:rPr>
                <w:rFonts w:ascii="Inter" w:cs="Inter" w:eastAsia="Inter" w:hAnsi="Inter"/>
                <w:b w:val="1"/>
                <w:bCs w:val="1"/>
                <w:rtl w:val="0"/>
              </w:rPr>
              <w:t xml:space="preserve">A comprehensive landscape map</w:t>
            </w:r>
            <w:r w:rsidDel="00000000" w:rsidR="00000000" w:rsidRPr="00000000">
              <w:rPr>
                <w:rFonts w:ascii="Inter" w:cs="Inter" w:eastAsia="Inter" w:hAnsi="Inter"/>
                <w:rtl w:val="0"/>
              </w:rPr>
              <w:t xml:space="preserve">; value propositions, user needs, policy implications, and technical constraints are fully surfaced and named.</w:t>
            </w:r>
          </w:p>
          <w:p w:rsidR="00000000" w:rsidDel="00000000" w:rsidP="00000000" w:rsidRDefault="00000000" w:rsidRPr="00000000" w14:paraId="00000155">
            <w:pPr>
              <w:numPr>
                <w:ilvl w:val="0"/>
                <w:numId w:val="34"/>
              </w:numPr>
              <w:ind w:left="720" w:hanging="360"/>
              <w:rPr>
                <w:rFonts w:ascii="Inter" w:cs="Inter" w:eastAsia="Inter" w:hAnsi="Inter"/>
              </w:rPr>
            </w:pPr>
            <w:r w:rsidDel="00000000" w:rsidR="00000000" w:rsidRPr="00000000">
              <w:rPr>
                <w:rFonts w:ascii="Inter" w:cs="Inter" w:eastAsia="Inter" w:hAnsi="Inter"/>
                <w:b w:val="1"/>
                <w:bCs w:val="1"/>
                <w:rtl w:val="0"/>
              </w:rPr>
              <w:t xml:space="preserve">A prioritised use-case roadmap</w:t>
            </w:r>
            <w:r w:rsidDel="00000000" w:rsidR="00000000" w:rsidRPr="00000000">
              <w:rPr>
                <w:rFonts w:ascii="Inter" w:cs="Inter" w:eastAsia="Inter" w:hAnsi="Inter"/>
                <w:rtl w:val="0"/>
              </w:rPr>
              <w:t xml:space="preserve">; we lock in a clear, defensible view of what to tackle first and why for the next subphase.</w:t>
            </w:r>
          </w:p>
          <w:p w:rsidR="00000000" w:rsidDel="00000000" w:rsidP="00000000" w:rsidRDefault="00000000" w:rsidRPr="00000000" w14:paraId="00000156">
            <w:pPr>
              <w:numPr>
                <w:ilvl w:val="0"/>
                <w:numId w:val="34"/>
              </w:numPr>
              <w:ind w:left="720" w:hanging="360"/>
              <w:rPr>
                <w:rFonts w:ascii="Inter" w:cs="Inter" w:eastAsia="Inter" w:hAnsi="Inter"/>
              </w:rPr>
            </w:pPr>
            <w:r w:rsidDel="00000000" w:rsidR="00000000" w:rsidRPr="00000000">
              <w:rPr>
                <w:rFonts w:ascii="Inter" w:cs="Inter" w:eastAsia="Inter" w:hAnsi="Inter"/>
                <w:b w:val="1"/>
                <w:bCs w:val="1"/>
                <w:rtl w:val="0"/>
              </w:rPr>
              <w:t xml:space="preserve">Clarity on the root issue</w:t>
            </w:r>
            <w:r w:rsidDel="00000000" w:rsidR="00000000" w:rsidRPr="00000000">
              <w:rPr>
                <w:rFonts w:ascii="Inter" w:cs="Inter" w:eastAsia="Inter" w:hAnsi="Inter"/>
                <w:rtl w:val="0"/>
              </w:rPr>
              <w:t xml:space="preserve">; the real problem is understood, moving past the surface-level symptoms.</w:t>
            </w:r>
          </w:p>
          <w:p w:rsidR="00000000" w:rsidDel="00000000" w:rsidP="00000000" w:rsidRDefault="00000000" w:rsidRPr="00000000" w14:paraId="00000157">
            <w:pPr>
              <w:rPr>
                <w:rFonts w:ascii="Inter" w:cs="Inter" w:eastAsia="Inter" w:hAnsi="Inter"/>
              </w:rPr>
            </w:pPr>
            <w:r w:rsidDel="00000000" w:rsidR="00000000" w:rsidRPr="00000000">
              <w:rPr>
                <w:rtl w:val="0"/>
              </w:rPr>
            </w:r>
          </w:p>
          <w:tbl>
            <w:tblPr>
              <w:tblStyle w:val="Table26"/>
              <w:tblW w:w="91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60"/>
              <w:tblGridChange w:id="0">
                <w:tblGrid>
                  <w:gridCol w:w="9160"/>
                </w:tblGrid>
              </w:tblGridChange>
            </w:tblGrid>
            <w:tr>
              <w:trPr>
                <w:cantSplit w:val="0"/>
                <w:tblHeader w:val="0"/>
              </w:trPr>
              <w:tc>
                <w:tcPr>
                  <w:shd w:fill="f3f3f3" w:val="clear"/>
                </w:tcPr>
                <w:p w:rsidR="00000000" w:rsidDel="00000000" w:rsidP="00000000" w:rsidRDefault="00000000" w:rsidRPr="00000000" w14:paraId="00000158">
                  <w:pPr>
                    <w:rPr>
                      <w:rFonts w:ascii="Inter" w:cs="Inter" w:eastAsia="Inter" w:hAnsi="Inter"/>
                      <w:b w:val="1"/>
                      <w:bCs w:val="1"/>
                    </w:rPr>
                  </w:pPr>
                  <w:r w:rsidDel="00000000" w:rsidR="00000000" w:rsidRPr="00000000">
                    <w:rPr>
                      <w:rFonts w:ascii="Inter" w:cs="Inter" w:eastAsia="Inter" w:hAnsi="Inter"/>
                      <w:b w:val="1"/>
                      <w:bCs w:val="1"/>
                      <w:rtl w:val="0"/>
                    </w:rPr>
                    <w:t xml:space="preserve">What Gets in the Way:</w:t>
                    <w:br w:type="textWrapping"/>
                  </w:r>
                  <w:r w:rsidDel="00000000" w:rsidR="00000000" w:rsidRPr="00000000">
                    <w:rPr>
                      <w:rFonts w:ascii="Inter" w:cs="Inter" w:eastAsia="Inter" w:hAnsi="Inter"/>
                      <w:rtl w:val="0"/>
                    </w:rPr>
                    <w:t xml:space="preserve">Every discovery surfaces trade-offs. Policy constraints, siloed mandates, competing agency priorities, and limited resources all create tension. This phase requires naming those trade-offs honestly so leadership can make informed decisions before prototyping begins. </w:t>
                  </w:r>
                  <w:r w:rsidDel="00000000" w:rsidR="00000000" w:rsidRPr="00000000">
                    <w:rPr>
                      <w:rtl w:val="0"/>
                    </w:rPr>
                  </w:r>
                </w:p>
              </w:tc>
            </w:tr>
          </w:tbl>
          <w:p w:rsidR="00000000" w:rsidDel="00000000" w:rsidP="00000000" w:rsidRDefault="00000000" w:rsidRPr="00000000" w14:paraId="00000159">
            <w:pPr>
              <w:widowControl w:val="0"/>
              <w:spacing w:line="240" w:lineRule="auto"/>
              <w:rPr>
                <w:rFonts w:ascii="Inter" w:cs="Inter" w:eastAsia="Inter" w:hAnsi="Inter"/>
              </w:rPr>
            </w:pPr>
            <w:r w:rsidDel="00000000" w:rsidR="00000000" w:rsidRPr="00000000">
              <w:rPr>
                <w:rtl w:val="0"/>
              </w:rPr>
            </w:r>
          </w:p>
        </w:tc>
      </w:tr>
    </w:tbl>
    <w:p w:rsidR="00000000" w:rsidDel="00000000" w:rsidP="00000000" w:rsidRDefault="00000000" w:rsidRPr="00000000" w14:paraId="0000015A">
      <w:pPr>
        <w:rPr>
          <w:rFonts w:ascii="Inter" w:cs="Inter" w:eastAsia="Inter" w:hAnsi="Inter"/>
        </w:rPr>
      </w:pPr>
      <w:r w:rsidDel="00000000" w:rsidR="00000000" w:rsidRPr="00000000">
        <w:rPr>
          <w:rtl w:val="0"/>
        </w:rPr>
      </w:r>
    </w:p>
    <w:tbl>
      <w:tblPr>
        <w:tblStyle w:val="Table2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000000" w:val="clear"/>
          </w:tcPr>
          <w:p w:rsidR="00000000" w:rsidDel="00000000" w:rsidP="00000000" w:rsidRDefault="00000000" w:rsidRPr="00000000" w14:paraId="0000015B">
            <w:pPr>
              <w:pStyle w:val="Heading4"/>
              <w:rPr>
                <w:rFonts w:ascii="Inter" w:cs="Inter" w:eastAsia="Inter" w:hAnsi="Inter"/>
                <w:b w:val="1"/>
                <w:bCs w:val="1"/>
                <w:color w:val="ffffff"/>
              </w:rPr>
            </w:pPr>
            <w:bookmarkStart w:colFirst="0" w:colLast="0" w:name="_lklci32kut5i" w:id="23"/>
            <w:bookmarkEnd w:id="23"/>
            <w:r w:rsidDel="00000000" w:rsidR="00000000" w:rsidRPr="00000000">
              <w:rPr>
                <w:rFonts w:ascii="Inter" w:cs="Inter" w:eastAsia="Inter" w:hAnsi="Inter"/>
                <w:b w:val="1"/>
                <w:bCs w:val="1"/>
                <w:color w:val="ffffff"/>
                <w:u w:val="single"/>
                <w:rtl w:val="0"/>
              </w:rPr>
              <w:t xml:space="preserve">Subphase 2:</w:t>
            </w:r>
            <w:r w:rsidDel="00000000" w:rsidR="00000000" w:rsidRPr="00000000">
              <w:rPr>
                <w:rFonts w:ascii="Inter" w:cs="Inter" w:eastAsia="Inter" w:hAnsi="Inter"/>
                <w:b w:val="1"/>
                <w:bCs w:val="1"/>
                <w:color w:val="ffffff"/>
                <w:rtl w:val="0"/>
              </w:rPr>
              <w:t xml:space="preserve"> Identify What Works</w:t>
            </w:r>
          </w:p>
          <w:p w:rsidR="00000000" w:rsidDel="00000000" w:rsidP="00000000" w:rsidRDefault="00000000" w:rsidRPr="00000000" w14:paraId="0000015C">
            <w:pPr>
              <w:spacing w:line="240" w:lineRule="auto"/>
              <w:rPr>
                <w:rFonts w:ascii="Inter" w:cs="Inter" w:eastAsia="Inter" w:hAnsi="Inter"/>
                <w:color w:val="ffffff"/>
              </w:rPr>
            </w:pPr>
            <w:r w:rsidDel="00000000" w:rsidR="00000000" w:rsidRPr="00000000">
              <w:rPr>
                <w:rFonts w:ascii="Inter" w:cs="Inter" w:eastAsia="Inter" w:hAnsi="Inter"/>
                <w:color w:val="ffffff"/>
                <w:rtl w:val="0"/>
              </w:rPr>
              <w:t xml:space="preserve">(To Rapidly Experiment)</w:t>
            </w:r>
          </w:p>
        </w:tc>
      </w:tr>
      <w:tr>
        <w:trPr>
          <w:cantSplit w:val="0"/>
          <w:tblHeader w:val="0"/>
        </w:trPr>
        <w:tc>
          <w:tcPr/>
          <w:p w:rsidR="00000000" w:rsidDel="00000000" w:rsidP="00000000" w:rsidRDefault="00000000" w:rsidRPr="00000000" w14:paraId="0000015D">
            <w:pPr>
              <w:widowControl w:val="0"/>
              <w:spacing w:line="240" w:lineRule="auto"/>
              <w:rPr>
                <w:rFonts w:ascii="Inter" w:cs="Inter" w:eastAsia="Inter" w:hAnsi="Inter"/>
              </w:rPr>
            </w:pPr>
            <w:r w:rsidDel="00000000" w:rsidR="00000000" w:rsidRPr="00000000">
              <w:rPr>
                <w:rFonts w:ascii="Inter" w:cs="Inter" w:eastAsia="Inter" w:hAnsi="Inter"/>
                <w:rtl w:val="0"/>
              </w:rPr>
              <w:t xml:space="preserve">The purpose of Subphase 2 is to transform understandings from Subphase 1 into a testable object. We hypothesise solutions then build dynamic prototypes to get real users testing. The prototypes are continuously refined until a validated solution emerges. </w:t>
            </w:r>
          </w:p>
          <w:p w:rsidR="00000000" w:rsidDel="00000000" w:rsidP="00000000" w:rsidRDefault="00000000" w:rsidRPr="00000000" w14:paraId="0000015E">
            <w:pPr>
              <w:widowControl w:val="0"/>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015F">
            <w:pPr>
              <w:widowControl w:val="0"/>
              <w:spacing w:line="240" w:lineRule="auto"/>
              <w:rPr>
                <w:rFonts w:ascii="Inter" w:cs="Inter" w:eastAsia="Inter" w:hAnsi="Inter"/>
              </w:rPr>
            </w:pPr>
            <w:r w:rsidDel="00000000" w:rsidR="00000000" w:rsidRPr="00000000">
              <w:rPr>
                <w:rFonts w:ascii="Inter" w:cs="Inter" w:eastAsia="Inter" w:hAnsi="Inter"/>
                <w:b w:val="1"/>
                <w:bCs w:val="1"/>
                <w:rtl w:val="0"/>
              </w:rPr>
              <w:t xml:space="preserve">The Rapid Experimental Cycle</w:t>
              <w:br w:type="textWrapping"/>
            </w:r>
            <w:r w:rsidDel="00000000" w:rsidR="00000000" w:rsidRPr="00000000">
              <w:rPr>
                <w:rFonts w:ascii="Inter" w:cs="Inter" w:eastAsia="Inter" w:hAnsi="Inter"/>
                <w:rtl w:val="0"/>
              </w:rPr>
              <w:t xml:space="preserve">This subphase is a repeating loop of iterative solutioning designed to test hypotheses quickly and cheaply. Each individual loop runs on a two to three week cadence, with the first user-tested prototype available within three weeks. </w:t>
            </w:r>
          </w:p>
          <w:p w:rsidR="00000000" w:rsidDel="00000000" w:rsidP="00000000" w:rsidRDefault="00000000" w:rsidRPr="00000000" w14:paraId="00000160">
            <w:pPr>
              <w:widowControl w:val="0"/>
              <w:spacing w:line="240" w:lineRule="auto"/>
              <w:rPr>
                <w:rFonts w:ascii="Inter" w:cs="Inter" w:eastAsia="Inter" w:hAnsi="Inter"/>
              </w:rPr>
            </w:pPr>
            <w:r w:rsidDel="00000000" w:rsidR="00000000" w:rsidRPr="00000000">
              <w:rPr>
                <w:rtl w:val="0"/>
              </w:rPr>
            </w:r>
          </w:p>
          <w:tbl>
            <w:tblPr>
              <w:tblStyle w:val="Table28"/>
              <w:tblW w:w="91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5"/>
              <w:gridCol w:w="7245"/>
              <w:tblGridChange w:id="0">
                <w:tblGrid>
                  <w:gridCol w:w="1875"/>
                  <w:gridCol w:w="7245"/>
                </w:tblGrid>
              </w:tblGridChange>
            </w:tblGrid>
            <w:tr>
              <w:trPr>
                <w:cantSplit w:val="0"/>
                <w:tblHeader w:val="0"/>
              </w:trPr>
              <w:tc>
                <w:tcPr>
                  <w:gridSpan w:val="2"/>
                  <w:tcBorders>
                    <w:top w:color="cfe2f3" w:space="0" w:sz="8" w:val="single"/>
                    <w:left w:color="cfe2f3" w:space="0" w:sz="8" w:val="single"/>
                    <w:bottom w:color="cfe2f3" w:space="0" w:sz="8" w:val="single"/>
                    <w:right w:color="cfe2f3" w:space="0" w:sz="8" w:val="single"/>
                  </w:tcBorders>
                  <w:shd w:fill="6fa8dc" w:val="clear"/>
                </w:tcPr>
                <w:p w:rsidR="00000000" w:rsidDel="00000000" w:rsidP="00000000" w:rsidRDefault="00000000" w:rsidRPr="00000000" w14:paraId="00000161">
                  <w:pPr>
                    <w:widowControl w:val="0"/>
                    <w:spacing w:line="240" w:lineRule="auto"/>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Hypothesis→ Quick Build → User Test → (repeat)</w:t>
                  </w:r>
                </w:p>
              </w:tc>
            </w:tr>
            <w:tr>
              <w:trPr>
                <w:cantSplit w:val="0"/>
                <w:tblHeader w:val="0"/>
              </w:trPr>
              <w:tc>
                <w:tcPr>
                  <w:tcBorders>
                    <w:top w:color="cfe2f3" w:space="0" w:sz="8" w:val="single"/>
                    <w:left w:color="cfe2f3" w:space="0" w:sz="8" w:val="single"/>
                    <w:bottom w:color="6fa8dc" w:space="0" w:sz="8" w:val="single"/>
                    <w:right w:color="cfe2f3" w:space="0" w:sz="8" w:val="single"/>
                  </w:tcBorders>
                  <w:shd w:fill="cfe2f3" w:val="clear"/>
                </w:tcPr>
                <w:p w:rsidR="00000000" w:rsidDel="00000000" w:rsidP="00000000" w:rsidRDefault="00000000" w:rsidRPr="00000000" w14:paraId="00000163">
                  <w:pPr>
                    <w:widowControl w:val="0"/>
                    <w:spacing w:line="240" w:lineRule="auto"/>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Hypothesis</w:t>
                  </w:r>
                </w:p>
              </w:tc>
              <w:tc>
                <w:tcPr>
                  <w:tcBorders>
                    <w:top w:color="cfe2f3" w:space="0" w:sz="8" w:val="single"/>
                    <w:left w:color="cfe2f3" w:space="0" w:sz="8" w:val="single"/>
                    <w:bottom w:color="6fa8dc" w:space="0" w:sz="8" w:val="single"/>
                    <w:right w:color="cfe2f3" w:space="0" w:sz="8" w:val="single"/>
                  </w:tcBorders>
                  <w:shd w:fill="cfe2f3" w:val="clear"/>
                </w:tcPr>
                <w:p w:rsidR="00000000" w:rsidDel="00000000" w:rsidP="00000000" w:rsidRDefault="00000000" w:rsidRPr="00000000" w14:paraId="00000164">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Start with a clear bet based on Subphase 1 data (e.g., "Based on X constraint, we believe Y workflow will reduce processing time"). It must be a concrete proposition, not a vague direction.</w:t>
                  </w:r>
                </w:p>
              </w:tc>
            </w:tr>
            <w:tr>
              <w:trPr>
                <w:cantSplit w:val="0"/>
                <w:tblHeader w:val="0"/>
              </w:trPr>
              <w:tc>
                <w:tcPr>
                  <w:tcBorders>
                    <w:top w:color="6fa8dc" w:space="0" w:sz="8" w:val="single"/>
                    <w:left w:color="cfe2f3" w:space="0" w:sz="8" w:val="single"/>
                    <w:bottom w:color="6fa8dc" w:space="0" w:sz="8" w:val="single"/>
                    <w:right w:color="cfe2f3" w:space="0" w:sz="8" w:val="single"/>
                  </w:tcBorders>
                  <w:shd w:fill="cfe2f3" w:val="clear"/>
                </w:tcPr>
                <w:p w:rsidR="00000000" w:rsidDel="00000000" w:rsidP="00000000" w:rsidRDefault="00000000" w:rsidRPr="00000000" w14:paraId="00000165">
                  <w:pPr>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Build (Quickly)</w:t>
                  </w:r>
                </w:p>
              </w:tc>
              <w:tc>
                <w:tcPr>
                  <w:tcBorders>
                    <w:top w:color="6fa8dc" w:space="0" w:sz="8" w:val="single"/>
                    <w:left w:color="cfe2f3" w:space="0" w:sz="8" w:val="single"/>
                    <w:bottom w:color="6fa8dc" w:space="0" w:sz="8" w:val="single"/>
                    <w:right w:color="cfe2f3" w:space="0" w:sz="8" w:val="single"/>
                  </w:tcBorders>
                  <w:shd w:fill="cfe2f3" w:val="clear"/>
                </w:tcPr>
                <w:p w:rsidR="00000000" w:rsidDel="00000000" w:rsidP="00000000" w:rsidRDefault="00000000" w:rsidRPr="00000000" w14:paraId="00000166">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Turn the hypothesis into a functional prototype that works with real or synthetic data in a realistic workflow.</w:t>
                  </w:r>
                </w:p>
              </w:tc>
            </w:tr>
            <w:tr>
              <w:trPr>
                <w:cantSplit w:val="0"/>
                <w:tblHeader w:val="0"/>
              </w:trPr>
              <w:tc>
                <w:tcPr>
                  <w:tcBorders>
                    <w:top w:color="6fa8dc" w:space="0" w:sz="8" w:val="single"/>
                    <w:left w:color="cfe2f3" w:space="0" w:sz="8" w:val="single"/>
                    <w:bottom w:color="cfe2f3" w:space="0" w:sz="8" w:val="single"/>
                    <w:right w:color="cfe2f3" w:space="0" w:sz="8" w:val="single"/>
                  </w:tcBorders>
                  <w:shd w:fill="cfe2f3" w:val="clear"/>
                </w:tcPr>
                <w:p w:rsidR="00000000" w:rsidDel="00000000" w:rsidP="00000000" w:rsidRDefault="00000000" w:rsidRPr="00000000" w14:paraId="00000167">
                  <w:pPr>
                    <w:widowControl w:val="0"/>
                    <w:spacing w:line="240" w:lineRule="auto"/>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Test</w:t>
                  </w:r>
                </w:p>
              </w:tc>
              <w:tc>
                <w:tcPr>
                  <w:tcBorders>
                    <w:top w:color="6fa8dc" w:space="0" w:sz="8" w:val="single"/>
                    <w:left w:color="cfe2f3" w:space="0" w:sz="8" w:val="single"/>
                    <w:bottom w:color="cfe2f3" w:space="0" w:sz="8" w:val="single"/>
                    <w:right w:color="cfe2f3" w:space="0" w:sz="8" w:val="single"/>
                  </w:tcBorders>
                  <w:shd w:fill="cfe2f3" w:val="clear"/>
                </w:tcPr>
                <w:p w:rsidR="00000000" w:rsidDel="00000000" w:rsidP="00000000" w:rsidRDefault="00000000" w:rsidRPr="00000000" w14:paraId="00000168">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Put it in front of end-users (citizens or officers). Observe behaviours, collect hard data, and feed the learnings back into the next hypothesis loop.</w:t>
                  </w:r>
                </w:p>
              </w:tc>
            </w:tr>
          </w:tbl>
          <w:p w:rsidR="00000000" w:rsidDel="00000000" w:rsidP="00000000" w:rsidRDefault="00000000" w:rsidRPr="00000000" w14:paraId="00000169">
            <w:pPr>
              <w:widowControl w:val="0"/>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016A">
            <w:pPr>
              <w:widowControl w:val="0"/>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016B">
            <w:pPr>
              <w:widowControl w:val="0"/>
              <w:spacing w:line="240" w:lineRule="auto"/>
              <w:rPr>
                <w:rFonts w:ascii="Inter" w:cs="Inter" w:eastAsia="Inter" w:hAnsi="Inter"/>
                <w:b w:val="1"/>
                <w:bCs w:val="1"/>
              </w:rPr>
            </w:pPr>
            <w:r w:rsidDel="00000000" w:rsidR="00000000" w:rsidRPr="00000000">
              <w:rPr>
                <w:rFonts w:ascii="Inter" w:cs="Inter" w:eastAsia="Inter" w:hAnsi="Inter"/>
                <w:b w:val="1"/>
                <w:bCs w:val="1"/>
                <w:rtl w:val="0"/>
              </w:rPr>
              <w:t xml:space="preserve">Core Characteristics of Subphase 2:</w:t>
            </w:r>
          </w:p>
          <w:tbl>
            <w:tblPr>
              <w:tblStyle w:val="Table29"/>
              <w:tblW w:w="91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10"/>
              <w:gridCol w:w="1590"/>
              <w:gridCol w:w="5835"/>
              <w:tblGridChange w:id="0">
                <w:tblGrid>
                  <w:gridCol w:w="1710"/>
                  <w:gridCol w:w="1590"/>
                  <w:gridCol w:w="5835"/>
                </w:tblGrid>
              </w:tblGridChange>
            </w:tblGrid>
            <w:tr>
              <w:trPr>
                <w:cantSplit w:val="0"/>
                <w:tblHeader w:val="0"/>
              </w:trPr>
              <w:tc>
                <w:tcPr>
                  <w:vMerge w:val="restart"/>
                  <w:tcBorders>
                    <w:top w:color="666666" w:space="0" w:sz="8" w:val="single"/>
                    <w:left w:color="efefef" w:space="0" w:sz="8" w:val="single"/>
                    <w:bottom w:color="434343" w:space="0" w:sz="8" w:val="single"/>
                    <w:right w:color="ffffff" w:space="0" w:sz="8" w:val="single"/>
                  </w:tcBorders>
                  <w:shd w:fill="cccccc" w:val="clear"/>
                </w:tcPr>
                <w:p w:rsidR="00000000" w:rsidDel="00000000" w:rsidP="00000000" w:rsidRDefault="00000000" w:rsidRPr="00000000" w14:paraId="0000016C">
                  <w:pPr>
                    <w:widowControl w:val="0"/>
                    <w:spacing w:line="240" w:lineRule="auto"/>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What We Run</w:t>
                  </w:r>
                </w:p>
              </w:tc>
              <w:tc>
                <w:tcPr>
                  <w:tcBorders>
                    <w:top w:color="666666" w:space="0" w:sz="8" w:val="single"/>
                    <w:left w:color="ffffff" w:space="0" w:sz="8" w:val="single"/>
                    <w:bottom w:color="434343" w:space="0" w:sz="8" w:val="single"/>
                    <w:right w:color="efefef" w:space="0" w:sz="8" w:val="single"/>
                  </w:tcBorders>
                  <w:shd w:fill="efefef" w:val="clear"/>
                </w:tcPr>
                <w:p w:rsidR="00000000" w:rsidDel="00000000" w:rsidP="00000000" w:rsidRDefault="00000000" w:rsidRPr="00000000" w14:paraId="0000016D">
                  <w:pPr>
                    <w:widowControl w:val="0"/>
                    <w:spacing w:line="240" w:lineRule="auto"/>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1) Rapid Iteration over Scalability. </w:t>
                  </w:r>
                </w:p>
              </w:tc>
              <w:tc>
                <w:tcPr>
                  <w:tcBorders>
                    <w:top w:color="666666" w:space="0" w:sz="8" w:val="single"/>
                    <w:left w:color="efefef" w:space="0" w:sz="8" w:val="single"/>
                    <w:bottom w:color="434343" w:space="0" w:sz="8" w:val="single"/>
                    <w:right w:color="efefef" w:space="0" w:sz="8" w:val="single"/>
                  </w:tcBorders>
                  <w:shd w:fill="efefef" w:val="clear"/>
                </w:tcPr>
                <w:p w:rsidR="00000000" w:rsidDel="00000000" w:rsidP="00000000" w:rsidRDefault="00000000" w:rsidRPr="00000000" w14:paraId="0000016E">
                  <w:pPr>
                    <w:rPr>
                      <w:rFonts w:ascii="Inter" w:cs="Inter" w:eastAsia="Inter" w:hAnsi="Inter"/>
                      <w:sz w:val="20"/>
                      <w:szCs w:val="20"/>
                    </w:rPr>
                  </w:pPr>
                  <w:r w:rsidDel="00000000" w:rsidR="00000000" w:rsidRPr="00000000">
                    <w:rPr>
                      <w:rFonts w:ascii="Inter" w:cs="Inter" w:eastAsia="Inter" w:hAnsi="Inter"/>
                      <w:b w:val="1"/>
                      <w:bCs w:val="1"/>
                      <w:sz w:val="20"/>
                      <w:szCs w:val="20"/>
                      <w:rtl w:val="0"/>
                    </w:rPr>
                    <w:t xml:space="preserve">Prototypes are built quickly to learn, not to ship</w:t>
                  </w:r>
                  <w:r w:rsidDel="00000000" w:rsidR="00000000" w:rsidRPr="00000000">
                    <w:rPr>
                      <w:rFonts w:ascii="Inter" w:cs="Inter" w:eastAsia="Inter" w:hAnsi="Inter"/>
                      <w:sz w:val="20"/>
                      <w:szCs w:val="20"/>
                      <w:rtl w:val="0"/>
                    </w:rPr>
                    <w:t xml:space="preserve">.</w:t>
                  </w:r>
                  <w:r w:rsidDel="00000000" w:rsidR="00000000" w:rsidRPr="00000000">
                    <w:rPr>
                      <w:rFonts w:ascii="Inter" w:cs="Inter" w:eastAsia="Inter" w:hAnsi="Inter"/>
                      <w:sz w:val="20"/>
                      <w:szCs w:val="20"/>
                      <w:rtl w:val="0"/>
                    </w:rPr>
                    <w:t xml:space="preserve"> By pooling our collective knowledge, we collaborate to simulate possible solutions to test what works, and we do this with rapid iteration.</w:t>
                  </w:r>
                </w:p>
                <w:p w:rsidR="00000000" w:rsidDel="00000000" w:rsidP="00000000" w:rsidRDefault="00000000" w:rsidRPr="00000000" w14:paraId="0000016F">
                  <w:pPr>
                    <w:rPr>
                      <w:rFonts w:ascii="Inter" w:cs="Inter" w:eastAsia="Inter" w:hAnsi="Inter"/>
                      <w:sz w:val="20"/>
                      <w:szCs w:val="20"/>
                    </w:rPr>
                  </w:pPr>
                  <w:r w:rsidDel="00000000" w:rsidR="00000000" w:rsidRPr="00000000">
                    <w:rPr>
                      <w:rFonts w:ascii="Inter" w:cs="Inter" w:eastAsia="Inter" w:hAnsi="Inter"/>
                      <w:sz w:val="20"/>
                      <w:szCs w:val="20"/>
                      <w:rtl w:val="0"/>
                    </w:rPr>
                    <w:br w:type="textWrapping"/>
                    <w:t xml:space="preserve">Note: Our prototypes are experiments. Engineering may use them only as references depending on</w:t>
                  </w:r>
                  <w:commentRangeStart w:id="11"/>
                  <w:r w:rsidDel="00000000" w:rsidR="00000000" w:rsidRPr="00000000">
                    <w:rPr>
                      <w:rFonts w:ascii="Inter" w:cs="Inter" w:eastAsia="Inter" w:hAnsi="Inter"/>
                      <w:sz w:val="20"/>
                      <w:szCs w:val="20"/>
                      <w:rtl w:val="0"/>
                    </w:rPr>
                    <w:t xml:space="preserve"> the technical specs.</w:t>
                  </w:r>
                  <w:commentRangeEnd w:id="11"/>
                  <w:r w:rsidDel="00000000" w:rsidR="00000000" w:rsidRPr="00000000">
                    <w:commentReference w:id="11"/>
                  </w:r>
                  <w:r w:rsidDel="00000000" w:rsidR="00000000" w:rsidRPr="00000000">
                    <w:rPr>
                      <w:rtl w:val="0"/>
                    </w:rPr>
                  </w:r>
                </w:p>
              </w:tc>
            </w:tr>
            <w:tr>
              <w:trPr>
                <w:cantSplit w:val="0"/>
                <w:tblHeader w:val="0"/>
              </w:trPr>
              <w:tc>
                <w:tcPr>
                  <w:vMerge w:val="continue"/>
                  <w:tcBorders>
                    <w:top w:color="434343" w:space="0" w:sz="8" w:val="single"/>
                    <w:left w:color="efefef" w:space="0" w:sz="8" w:val="single"/>
                    <w:bottom w:color="434343" w:space="0" w:sz="8" w:val="single"/>
                    <w:right w:color="ffffff" w:space="0" w:sz="8" w:val="single"/>
                  </w:tcBorders>
                  <w:shd w:fill="cccccc" w:val="clear"/>
                </w:tcPr>
                <w:p w:rsidR="00000000" w:rsidDel="00000000" w:rsidP="00000000" w:rsidRDefault="00000000" w:rsidRPr="00000000" w14:paraId="00000170">
                  <w:pPr>
                    <w:widowControl w:val="0"/>
                    <w:spacing w:line="240" w:lineRule="auto"/>
                    <w:rPr>
                      <w:rFonts w:ascii="Inter" w:cs="Inter" w:eastAsia="Inter" w:hAnsi="Inter"/>
                    </w:rPr>
                  </w:pPr>
                  <w:r w:rsidDel="00000000" w:rsidR="00000000" w:rsidRPr="00000000">
                    <w:rPr>
                      <w:rtl w:val="0"/>
                    </w:rPr>
                  </w:r>
                </w:p>
              </w:tc>
              <w:tc>
                <w:tcPr>
                  <w:tcBorders>
                    <w:top w:color="434343" w:space="0" w:sz="8" w:val="single"/>
                    <w:left w:color="ffffff" w:space="0" w:sz="8" w:val="single"/>
                    <w:bottom w:color="434343" w:space="0" w:sz="8" w:val="single"/>
                    <w:right w:color="efefef" w:space="0" w:sz="8" w:val="single"/>
                  </w:tcBorders>
                  <w:shd w:fill="efefef" w:val="clear"/>
                </w:tcPr>
                <w:p w:rsidR="00000000" w:rsidDel="00000000" w:rsidP="00000000" w:rsidRDefault="00000000" w:rsidRPr="00000000" w14:paraId="00000171">
                  <w:pPr>
                    <w:widowControl w:val="0"/>
                    <w:spacing w:line="240" w:lineRule="auto"/>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2) Real Validation</w:t>
                  </w:r>
                </w:p>
              </w:tc>
              <w:tc>
                <w:tcPr>
                  <w:tcBorders>
                    <w:top w:color="434343" w:space="0" w:sz="8" w:val="single"/>
                    <w:left w:color="efefef" w:space="0" w:sz="8" w:val="single"/>
                    <w:bottom w:color="434343" w:space="0" w:sz="8" w:val="single"/>
                    <w:right w:color="efefef" w:space="0" w:sz="8" w:val="single"/>
                  </w:tcBorders>
                  <w:shd w:fill="efefef" w:val="clear"/>
                </w:tcPr>
                <w:p w:rsidR="00000000" w:rsidDel="00000000" w:rsidP="00000000" w:rsidRDefault="00000000" w:rsidRPr="00000000" w14:paraId="00000172">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Internal reviews and stakeholder walkthroughs are a useful start, but they are not validations. Real validation requires observing real users interacting with the system in real contexts. Every prototype must have a measurable hypothesis to generate signal instead of </w:t>
                  </w:r>
                  <w:r w:rsidDel="00000000" w:rsidR="00000000" w:rsidRPr="00000000">
                    <w:rPr>
                      <w:rFonts w:ascii="Inter" w:cs="Inter" w:eastAsia="Inter" w:hAnsi="Inter"/>
                      <w:sz w:val="20"/>
                      <w:szCs w:val="20"/>
                      <w:rtl w:val="0"/>
                    </w:rPr>
                    <w:t xml:space="preserve">opinion.</w:t>
                  </w:r>
                  <w:r w:rsidDel="00000000" w:rsidR="00000000" w:rsidRPr="00000000">
                    <w:rPr>
                      <w:rFonts w:ascii="Inter" w:cs="Inter" w:eastAsia="Inter" w:hAnsi="Inter"/>
                      <w:sz w:val="20"/>
                      <w:szCs w:val="20"/>
                      <w:rtl w:val="0"/>
                    </w:rPr>
                    <w:t xml:space="preserve"> (See Rapid Experimental Cycle Chart above). </w:t>
                  </w:r>
                </w:p>
              </w:tc>
            </w:tr>
            <w:tr>
              <w:trPr>
                <w:cantSplit w:val="0"/>
                <w:tblHeader w:val="0"/>
              </w:trPr>
              <w:tc>
                <w:tcPr>
                  <w:vMerge w:val="restart"/>
                  <w:tcBorders>
                    <w:top w:color="434343" w:space="0" w:sz="8" w:val="single"/>
                    <w:left w:color="efefef" w:space="0" w:sz="8" w:val="single"/>
                    <w:bottom w:color="434343" w:space="0" w:sz="8" w:val="single"/>
                    <w:right w:color="ffffff" w:space="0" w:sz="8" w:val="single"/>
                  </w:tcBorders>
                  <w:shd w:fill="cccccc" w:val="clear"/>
                </w:tcPr>
                <w:p w:rsidR="00000000" w:rsidDel="00000000" w:rsidP="00000000" w:rsidRDefault="00000000" w:rsidRPr="00000000" w14:paraId="00000173">
                  <w:pPr>
                    <w:widowControl w:val="0"/>
                    <w:spacing w:line="240" w:lineRule="auto"/>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What We Build</w:t>
                  </w:r>
                </w:p>
              </w:tc>
              <w:tc>
                <w:tcPr>
                  <w:tcBorders>
                    <w:top w:color="434343" w:space="0" w:sz="8" w:val="single"/>
                    <w:left w:color="ffffff" w:space="0" w:sz="8" w:val="single"/>
                    <w:bottom w:color="434343" w:space="0" w:sz="8" w:val="single"/>
                    <w:right w:color="efefef" w:space="0" w:sz="8" w:val="single"/>
                  </w:tcBorders>
                  <w:shd w:fill="efefef" w:val="clear"/>
                </w:tcPr>
                <w:p w:rsidR="00000000" w:rsidDel="00000000" w:rsidP="00000000" w:rsidRDefault="00000000" w:rsidRPr="00000000" w14:paraId="00000174">
                  <w:pPr>
                    <w:widowControl w:val="0"/>
                    <w:spacing w:line="240" w:lineRule="auto"/>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3) Functional Prototype</w:t>
                  </w:r>
                </w:p>
              </w:tc>
              <w:tc>
                <w:tcPr>
                  <w:tcBorders>
                    <w:top w:color="434343" w:space="0" w:sz="8" w:val="single"/>
                    <w:left w:color="efefef" w:space="0" w:sz="8" w:val="single"/>
                    <w:bottom w:color="434343" w:space="0" w:sz="8" w:val="single"/>
                    <w:right w:color="efefef" w:space="0" w:sz="8" w:val="single"/>
                  </w:tcBorders>
                  <w:shd w:fill="efefef" w:val="clear"/>
                </w:tcPr>
                <w:p w:rsidR="00000000" w:rsidDel="00000000" w:rsidP="00000000" w:rsidRDefault="00000000" w:rsidRPr="00000000" w14:paraId="00000175">
                  <w:pPr>
                    <w:widowControl w:val="0"/>
                    <w:spacing w:line="240" w:lineRule="auto"/>
                    <w:rPr>
                      <w:rFonts w:ascii="Inter" w:cs="Inter" w:eastAsia="Inter" w:hAnsi="Inter"/>
                      <w:sz w:val="20"/>
                      <w:szCs w:val="20"/>
                    </w:rPr>
                  </w:pPr>
                  <w:r w:rsidDel="00000000" w:rsidR="00000000" w:rsidRPr="00000000">
                    <w:rPr>
                      <w:rFonts w:ascii="Inter" w:cs="Inter" w:eastAsia="Inter" w:hAnsi="Inter"/>
                      <w:b w:val="1"/>
                      <w:bCs w:val="1"/>
                      <w:sz w:val="20"/>
                      <w:szCs w:val="20"/>
                      <w:rtl w:val="0"/>
                    </w:rPr>
                    <w:t xml:space="preserve">We build prototypes that behave like real systems</w:t>
                  </w:r>
                  <w:r w:rsidDel="00000000" w:rsidR="00000000" w:rsidRPr="00000000">
                    <w:rPr>
                      <w:rFonts w:ascii="Inter" w:cs="Inter" w:eastAsia="Inter" w:hAnsi="Inter"/>
                      <w:sz w:val="20"/>
                      <w:szCs w:val="20"/>
                      <w:rtl w:val="0"/>
                    </w:rPr>
                    <w:t xml:space="preserve"> rather than relying on static mockups or click-throughs to validate core logic. Grounded in data insights from earlier discovery, these artifacts integrate directly into real workflows to generate high-signal, actionable validation.</w:t>
                    <w:br w:type="textWrapping"/>
                  </w:r>
                </w:p>
                <w:tbl>
                  <w:tblPr>
                    <w:tblStyle w:val="Table30"/>
                    <w:tblW w:w="57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5"/>
                    <w:gridCol w:w="1950"/>
                    <w:gridCol w:w="2100"/>
                    <w:tblGridChange w:id="0">
                      <w:tblGrid>
                        <w:gridCol w:w="1665"/>
                        <w:gridCol w:w="1950"/>
                        <w:gridCol w:w="2100"/>
                      </w:tblGrid>
                    </w:tblGridChange>
                  </w:tblGrid>
                  <w:tr>
                    <w:trPr>
                      <w:cantSplit w:val="0"/>
                      <w:tblHeader w:val="0"/>
                    </w:trPr>
                    <w:tc>
                      <w:tcPr>
                        <w:shd w:fill="000000" w:val="clear"/>
                      </w:tcPr>
                      <w:p w:rsidR="00000000" w:rsidDel="00000000" w:rsidP="00000000" w:rsidRDefault="00000000" w:rsidRPr="00000000" w14:paraId="00000176">
                        <w:pPr>
                          <w:rPr>
                            <w:rFonts w:ascii="Inter" w:cs="Inter" w:eastAsia="Inter" w:hAnsi="Inter"/>
                            <w:b w:val="1"/>
                            <w:bCs w:val="1"/>
                            <w:color w:val="ffffff"/>
                            <w:sz w:val="18"/>
                            <w:szCs w:val="18"/>
                          </w:rPr>
                        </w:pPr>
                        <w:r w:rsidDel="00000000" w:rsidR="00000000" w:rsidRPr="00000000">
                          <w:rPr>
                            <w:rFonts w:ascii="Inter" w:cs="Inter" w:eastAsia="Inter" w:hAnsi="Inter"/>
                            <w:b w:val="1"/>
                            <w:bCs w:val="1"/>
                            <w:color w:val="ffffff"/>
                            <w:sz w:val="18"/>
                            <w:szCs w:val="18"/>
                            <w:rtl w:val="0"/>
                          </w:rPr>
                          <w:t xml:space="preserve">Prototype type</w:t>
                        </w:r>
                      </w:p>
                    </w:tc>
                    <w:tc>
                      <w:tcPr>
                        <w:shd w:fill="000000" w:val="clear"/>
                      </w:tcPr>
                      <w:p w:rsidR="00000000" w:rsidDel="00000000" w:rsidP="00000000" w:rsidRDefault="00000000" w:rsidRPr="00000000" w14:paraId="00000177">
                        <w:pPr>
                          <w:rPr>
                            <w:rFonts w:ascii="Inter" w:cs="Inter" w:eastAsia="Inter" w:hAnsi="Inter"/>
                            <w:b w:val="1"/>
                            <w:bCs w:val="1"/>
                            <w:color w:val="ffffff"/>
                            <w:sz w:val="18"/>
                            <w:szCs w:val="18"/>
                          </w:rPr>
                        </w:pPr>
                        <w:r w:rsidDel="00000000" w:rsidR="00000000" w:rsidRPr="00000000">
                          <w:rPr>
                            <w:rFonts w:ascii="Inter" w:cs="Inter" w:eastAsia="Inter" w:hAnsi="Inter"/>
                            <w:b w:val="1"/>
                            <w:bCs w:val="1"/>
                            <w:color w:val="ffffff"/>
                            <w:sz w:val="18"/>
                            <w:szCs w:val="18"/>
                            <w:rtl w:val="0"/>
                          </w:rPr>
                          <w:t xml:space="preserve">Description</w:t>
                        </w:r>
                      </w:p>
                    </w:tc>
                    <w:tc>
                      <w:tcPr>
                        <w:shd w:fill="000000" w:val="clear"/>
                      </w:tcPr>
                      <w:p w:rsidR="00000000" w:rsidDel="00000000" w:rsidP="00000000" w:rsidRDefault="00000000" w:rsidRPr="00000000" w14:paraId="00000178">
                        <w:pPr>
                          <w:rPr>
                            <w:rFonts w:ascii="Inter" w:cs="Inter" w:eastAsia="Inter" w:hAnsi="Inter"/>
                            <w:b w:val="1"/>
                            <w:bCs w:val="1"/>
                            <w:color w:val="ffffff"/>
                            <w:sz w:val="18"/>
                            <w:szCs w:val="18"/>
                          </w:rPr>
                        </w:pPr>
                        <w:r w:rsidDel="00000000" w:rsidR="00000000" w:rsidRPr="00000000">
                          <w:rPr>
                            <w:rFonts w:ascii="Inter" w:cs="Inter" w:eastAsia="Inter" w:hAnsi="Inter"/>
                            <w:b w:val="1"/>
                            <w:bCs w:val="1"/>
                            <w:color w:val="ffffff"/>
                            <w:sz w:val="18"/>
                            <w:szCs w:val="18"/>
                            <w:rtl w:val="0"/>
                          </w:rPr>
                          <w:t xml:space="preserve">Validation Focus</w:t>
                        </w:r>
                      </w:p>
                    </w:tc>
                  </w:tr>
                  <w:tr>
                    <w:trPr>
                      <w:cantSplit w:val="0"/>
                      <w:tblHeader w:val="0"/>
                    </w:trPr>
                    <w:tc>
                      <w:tcPr>
                        <w:shd w:fill="cccccc" w:val="clear"/>
                      </w:tcPr>
                      <w:p w:rsidR="00000000" w:rsidDel="00000000" w:rsidP="00000000" w:rsidRDefault="00000000" w:rsidRPr="00000000" w14:paraId="00000179">
                        <w:pPr>
                          <w:rPr>
                            <w:rFonts w:ascii="Inter" w:cs="Inter" w:eastAsia="Inter" w:hAnsi="Inter"/>
                            <w:sz w:val="18"/>
                            <w:szCs w:val="18"/>
                          </w:rPr>
                        </w:pPr>
                        <w:r w:rsidDel="00000000" w:rsidR="00000000" w:rsidRPr="00000000">
                          <w:rPr>
                            <w:rFonts w:ascii="Inter" w:cs="Inter" w:eastAsia="Inter" w:hAnsi="Inter"/>
                            <w:b w:val="1"/>
                            <w:bCs w:val="1"/>
                            <w:sz w:val="18"/>
                            <w:szCs w:val="18"/>
                            <w:rtl w:val="0"/>
                          </w:rPr>
                          <w:t xml:space="preserve">Static design</w:t>
                        </w:r>
                        <w:r w:rsidDel="00000000" w:rsidR="00000000" w:rsidRPr="00000000">
                          <w:rPr>
                            <w:rtl w:val="0"/>
                          </w:rPr>
                        </w:r>
                      </w:p>
                    </w:tc>
                    <w:tc>
                      <w:tcPr>
                        <w:shd w:fill="ffffff" w:val="clear"/>
                      </w:tcPr>
                      <w:p w:rsidR="00000000" w:rsidDel="00000000" w:rsidP="00000000" w:rsidRDefault="00000000" w:rsidRPr="00000000" w14:paraId="0000017A">
                        <w:pPr>
                          <w:rPr>
                            <w:rFonts w:ascii="Inter" w:cs="Inter" w:eastAsia="Inter" w:hAnsi="Inter"/>
                            <w:sz w:val="18"/>
                            <w:szCs w:val="18"/>
                          </w:rPr>
                        </w:pPr>
                        <w:r w:rsidDel="00000000" w:rsidR="00000000" w:rsidRPr="00000000">
                          <w:rPr>
                            <w:rFonts w:ascii="Inter" w:cs="Inter" w:eastAsia="Inter" w:hAnsi="Inter"/>
                            <w:sz w:val="18"/>
                            <w:szCs w:val="18"/>
                            <w:rtl w:val="0"/>
                          </w:rPr>
                          <w:t xml:space="preserve">A Figma file or screen layout. Useful for exploring visual direction and early flows.</w:t>
                        </w:r>
                      </w:p>
                    </w:tc>
                    <w:tc>
                      <w:tcPr>
                        <w:shd w:fill="ffffff" w:val="clear"/>
                      </w:tcPr>
                      <w:p w:rsidR="00000000" w:rsidDel="00000000" w:rsidP="00000000" w:rsidRDefault="00000000" w:rsidRPr="00000000" w14:paraId="0000017B">
                        <w:pPr>
                          <w:rPr>
                            <w:rFonts w:ascii="Inter" w:cs="Inter" w:eastAsia="Inter" w:hAnsi="Inter"/>
                            <w:b w:val="1"/>
                            <w:bCs w:val="1"/>
                            <w:sz w:val="18"/>
                            <w:szCs w:val="18"/>
                          </w:rPr>
                        </w:pPr>
                        <w:r w:rsidDel="00000000" w:rsidR="00000000" w:rsidRPr="00000000">
                          <w:rPr>
                            <w:rFonts w:ascii="Inter" w:cs="Inter" w:eastAsia="Inter" w:hAnsi="Inter"/>
                            <w:b w:val="1"/>
                            <w:bCs w:val="1"/>
                            <w:sz w:val="18"/>
                            <w:szCs w:val="18"/>
                            <w:rtl w:val="0"/>
                          </w:rPr>
                          <w:t xml:space="preserve">Visual &amp; Conceptual Alignment</w:t>
                        </w:r>
                      </w:p>
                      <w:p w:rsidR="00000000" w:rsidDel="00000000" w:rsidP="00000000" w:rsidRDefault="00000000" w:rsidRPr="00000000" w14:paraId="0000017C">
                        <w:pPr>
                          <w:rPr>
                            <w:rFonts w:ascii="Inter" w:cs="Inter" w:eastAsia="Inter" w:hAnsi="Inter"/>
                            <w:sz w:val="18"/>
                            <w:szCs w:val="18"/>
                          </w:rPr>
                        </w:pPr>
                        <w:r w:rsidDel="00000000" w:rsidR="00000000" w:rsidRPr="00000000">
                          <w:rPr>
                            <w:rtl w:val="0"/>
                          </w:rPr>
                        </w:r>
                      </w:p>
                      <w:p w:rsidR="00000000" w:rsidDel="00000000" w:rsidP="00000000" w:rsidRDefault="00000000" w:rsidRPr="00000000" w14:paraId="0000017D">
                        <w:pPr>
                          <w:rPr>
                            <w:rFonts w:ascii="Inter" w:cs="Inter" w:eastAsia="Inter" w:hAnsi="Inter"/>
                            <w:sz w:val="18"/>
                            <w:szCs w:val="18"/>
                          </w:rPr>
                        </w:pPr>
                        <w:r w:rsidDel="00000000" w:rsidR="00000000" w:rsidRPr="00000000">
                          <w:rPr>
                            <w:rFonts w:ascii="Inter" w:cs="Inter" w:eastAsia="Inter" w:hAnsi="Inter"/>
                            <w:sz w:val="18"/>
                            <w:szCs w:val="18"/>
                            <w:rtl w:val="0"/>
                          </w:rPr>
                          <w:t xml:space="preserve">Best for testing if the look, feel, and basic concept make sense to users.</w:t>
                        </w:r>
                      </w:p>
                    </w:tc>
                  </w:tr>
                  <w:tr>
                    <w:trPr>
                      <w:cantSplit w:val="0"/>
                      <w:tblHeader w:val="0"/>
                    </w:trPr>
                    <w:tc>
                      <w:tcPr>
                        <w:shd w:fill="cccccc" w:val="clear"/>
                      </w:tcPr>
                      <w:p w:rsidR="00000000" w:rsidDel="00000000" w:rsidP="00000000" w:rsidRDefault="00000000" w:rsidRPr="00000000" w14:paraId="0000017E">
                        <w:pPr>
                          <w:rPr>
                            <w:rFonts w:ascii="Inter" w:cs="Inter" w:eastAsia="Inter" w:hAnsi="Inter"/>
                            <w:sz w:val="18"/>
                            <w:szCs w:val="18"/>
                          </w:rPr>
                        </w:pPr>
                        <w:r w:rsidDel="00000000" w:rsidR="00000000" w:rsidRPr="00000000">
                          <w:rPr>
                            <w:rFonts w:ascii="Inter" w:cs="Inter" w:eastAsia="Inter" w:hAnsi="Inter"/>
                            <w:b w:val="1"/>
                            <w:bCs w:val="1"/>
                            <w:sz w:val="18"/>
                            <w:szCs w:val="18"/>
                            <w:rtl w:val="0"/>
                          </w:rPr>
                          <w:t xml:space="preserve">AI mockup</w:t>
                        </w:r>
                        <w:r w:rsidDel="00000000" w:rsidR="00000000" w:rsidRPr="00000000">
                          <w:rPr>
                            <w:rtl w:val="0"/>
                          </w:rPr>
                        </w:r>
                      </w:p>
                    </w:tc>
                    <w:tc>
                      <w:tcPr>
                        <w:shd w:fill="ffffff" w:val="clear"/>
                      </w:tcPr>
                      <w:p w:rsidR="00000000" w:rsidDel="00000000" w:rsidP="00000000" w:rsidRDefault="00000000" w:rsidRPr="00000000" w14:paraId="0000017F">
                        <w:pPr>
                          <w:rPr>
                            <w:rFonts w:ascii="Inter" w:cs="Inter" w:eastAsia="Inter" w:hAnsi="Inter"/>
                            <w:sz w:val="18"/>
                            <w:szCs w:val="18"/>
                          </w:rPr>
                        </w:pPr>
                        <w:r w:rsidDel="00000000" w:rsidR="00000000" w:rsidRPr="00000000">
                          <w:rPr>
                            <w:rFonts w:ascii="Inter" w:cs="Inter" w:eastAsia="Inter" w:hAnsi="Inter"/>
                            <w:sz w:val="18"/>
                            <w:szCs w:val="18"/>
                            <w:rtl w:val="0"/>
                          </w:rPr>
                          <w:t xml:space="preserve">Browser-based, fully clickable, built with mock data. Fast to produce but cannot replace a real workflow.</w:t>
                        </w:r>
                      </w:p>
                    </w:tc>
                    <w:tc>
                      <w:tcPr>
                        <w:shd w:fill="ffffff" w:val="clear"/>
                      </w:tcPr>
                      <w:p w:rsidR="00000000" w:rsidDel="00000000" w:rsidP="00000000" w:rsidRDefault="00000000" w:rsidRPr="00000000" w14:paraId="00000180">
                        <w:pPr>
                          <w:rPr>
                            <w:rFonts w:ascii="Inter" w:cs="Inter" w:eastAsia="Inter" w:hAnsi="Inter"/>
                            <w:b w:val="1"/>
                            <w:bCs w:val="1"/>
                            <w:sz w:val="18"/>
                            <w:szCs w:val="18"/>
                          </w:rPr>
                        </w:pPr>
                        <w:r w:rsidDel="00000000" w:rsidR="00000000" w:rsidRPr="00000000">
                          <w:rPr>
                            <w:rFonts w:ascii="Inter" w:cs="Inter" w:eastAsia="Inter" w:hAnsi="Inter"/>
                            <w:b w:val="1"/>
                            <w:bCs w:val="1"/>
                            <w:sz w:val="18"/>
                            <w:szCs w:val="18"/>
                            <w:rtl w:val="0"/>
                          </w:rPr>
                          <w:t xml:space="preserve">User Interface (UI) Navigation</w:t>
                        </w:r>
                      </w:p>
                      <w:p w:rsidR="00000000" w:rsidDel="00000000" w:rsidP="00000000" w:rsidRDefault="00000000" w:rsidRPr="00000000" w14:paraId="00000181">
                        <w:pPr>
                          <w:rPr>
                            <w:rFonts w:ascii="Inter" w:cs="Inter" w:eastAsia="Inter" w:hAnsi="Inter"/>
                            <w:sz w:val="18"/>
                            <w:szCs w:val="18"/>
                          </w:rPr>
                        </w:pPr>
                        <w:r w:rsidDel="00000000" w:rsidR="00000000" w:rsidRPr="00000000">
                          <w:rPr>
                            <w:rtl w:val="0"/>
                          </w:rPr>
                        </w:r>
                      </w:p>
                      <w:p w:rsidR="00000000" w:rsidDel="00000000" w:rsidP="00000000" w:rsidRDefault="00000000" w:rsidRPr="00000000" w14:paraId="00000182">
                        <w:pPr>
                          <w:rPr>
                            <w:rFonts w:ascii="Inter" w:cs="Inter" w:eastAsia="Inter" w:hAnsi="Inter"/>
                            <w:sz w:val="18"/>
                            <w:szCs w:val="18"/>
                          </w:rPr>
                        </w:pPr>
                        <w:r w:rsidDel="00000000" w:rsidR="00000000" w:rsidRPr="00000000">
                          <w:rPr>
                            <w:rFonts w:ascii="Inter" w:cs="Inter" w:eastAsia="Inter" w:hAnsi="Inter"/>
                            <w:sz w:val="18"/>
                            <w:szCs w:val="18"/>
                            <w:rtl w:val="0"/>
                          </w:rPr>
                          <w:t xml:space="preserve">Best for testing if users can find their way through a basic step-by-step flow.</w:t>
                        </w:r>
                      </w:p>
                    </w:tc>
                  </w:tr>
                  <w:tr>
                    <w:trPr>
                      <w:cantSplit w:val="0"/>
                      <w:tblHeader w:val="0"/>
                    </w:trPr>
                    <w:tc>
                      <w:tcPr>
                        <w:shd w:fill="cccccc" w:val="clear"/>
                      </w:tcPr>
                      <w:p w:rsidR="00000000" w:rsidDel="00000000" w:rsidP="00000000" w:rsidRDefault="00000000" w:rsidRPr="00000000" w14:paraId="00000183">
                        <w:pPr>
                          <w:rPr>
                            <w:rFonts w:ascii="Inter" w:cs="Inter" w:eastAsia="Inter" w:hAnsi="Inter"/>
                            <w:sz w:val="18"/>
                            <w:szCs w:val="18"/>
                          </w:rPr>
                        </w:pPr>
                        <w:r w:rsidDel="00000000" w:rsidR="00000000" w:rsidRPr="00000000">
                          <w:rPr>
                            <w:rFonts w:ascii="Inter" w:cs="Inter" w:eastAsia="Inter" w:hAnsi="Inter"/>
                            <w:b w:val="1"/>
                            <w:bCs w:val="1"/>
                            <w:sz w:val="18"/>
                            <w:szCs w:val="18"/>
                            <w:rtl w:val="0"/>
                          </w:rPr>
                          <w:t xml:space="preserve">Functional </w:t>
                        </w:r>
                        <w:r w:rsidDel="00000000" w:rsidR="00000000" w:rsidRPr="00000000">
                          <w:rPr>
                            <w:rFonts w:ascii="Inter" w:cs="Inter" w:eastAsia="Inter" w:hAnsi="Inter"/>
                            <w:b w:val="1"/>
                            <w:bCs w:val="1"/>
                            <w:sz w:val="18"/>
                            <w:szCs w:val="18"/>
                            <w:rtl w:val="0"/>
                          </w:rPr>
                          <w:t xml:space="preserve">Prototype</w:t>
                        </w:r>
                        <w:r w:rsidDel="00000000" w:rsidR="00000000" w:rsidRPr="00000000">
                          <w:rPr>
                            <w:rtl w:val="0"/>
                          </w:rPr>
                        </w:r>
                      </w:p>
                    </w:tc>
                    <w:tc>
                      <w:tcPr>
                        <w:shd w:fill="ffffff" w:val="clear"/>
                      </w:tcPr>
                      <w:p w:rsidR="00000000" w:rsidDel="00000000" w:rsidP="00000000" w:rsidRDefault="00000000" w:rsidRPr="00000000" w14:paraId="00000184">
                        <w:pPr>
                          <w:rPr>
                            <w:rFonts w:ascii="Inter" w:cs="Inter" w:eastAsia="Inter" w:hAnsi="Inter"/>
                            <w:sz w:val="18"/>
                            <w:szCs w:val="18"/>
                          </w:rPr>
                        </w:pPr>
                        <w:r w:rsidDel="00000000" w:rsidR="00000000" w:rsidRPr="00000000">
                          <w:rPr>
                            <w:rFonts w:ascii="Inter" w:cs="Inter" w:eastAsia="Inter" w:hAnsi="Inter"/>
                            <w:sz w:val="18"/>
                            <w:szCs w:val="18"/>
                            <w:rtl w:val="0"/>
                          </w:rPr>
                          <w:t xml:space="preserve">Built with real or synthetic data that mirrors the real schema, testable in a real workflow, capable of generating signal you can act on.</w:t>
                        </w:r>
                      </w:p>
                    </w:tc>
                    <w:tc>
                      <w:tcPr>
                        <w:shd w:fill="ffffff" w:val="clear"/>
                      </w:tcPr>
                      <w:p w:rsidR="00000000" w:rsidDel="00000000" w:rsidP="00000000" w:rsidRDefault="00000000" w:rsidRPr="00000000" w14:paraId="00000185">
                        <w:pPr>
                          <w:rPr>
                            <w:rFonts w:ascii="Inter" w:cs="Inter" w:eastAsia="Inter" w:hAnsi="Inter"/>
                            <w:b w:val="1"/>
                            <w:bCs w:val="1"/>
                            <w:sz w:val="18"/>
                            <w:szCs w:val="18"/>
                          </w:rPr>
                        </w:pPr>
                        <w:r w:rsidDel="00000000" w:rsidR="00000000" w:rsidRPr="00000000">
                          <w:rPr>
                            <w:rFonts w:ascii="Inter" w:cs="Inter" w:eastAsia="Inter" w:hAnsi="Inter"/>
                            <w:b w:val="1"/>
                            <w:bCs w:val="1"/>
                            <w:sz w:val="18"/>
                            <w:szCs w:val="18"/>
                            <w:rtl w:val="0"/>
                          </w:rPr>
                          <w:t xml:space="preserve">Operational &amp; Logical Feasibility</w:t>
                        </w:r>
                      </w:p>
                      <w:p w:rsidR="00000000" w:rsidDel="00000000" w:rsidP="00000000" w:rsidRDefault="00000000" w:rsidRPr="00000000" w14:paraId="00000186">
                        <w:pPr>
                          <w:rPr>
                            <w:rFonts w:ascii="Inter" w:cs="Inter" w:eastAsia="Inter" w:hAnsi="Inter"/>
                            <w:sz w:val="18"/>
                            <w:szCs w:val="18"/>
                          </w:rPr>
                        </w:pPr>
                        <w:r w:rsidDel="00000000" w:rsidR="00000000" w:rsidRPr="00000000">
                          <w:rPr>
                            <w:rtl w:val="0"/>
                          </w:rPr>
                        </w:r>
                      </w:p>
                      <w:p w:rsidR="00000000" w:rsidDel="00000000" w:rsidP="00000000" w:rsidRDefault="00000000" w:rsidRPr="00000000" w14:paraId="00000187">
                        <w:pPr>
                          <w:rPr>
                            <w:rFonts w:ascii="Inter" w:cs="Inter" w:eastAsia="Inter" w:hAnsi="Inter"/>
                            <w:sz w:val="18"/>
                            <w:szCs w:val="18"/>
                          </w:rPr>
                        </w:pPr>
                        <w:r w:rsidDel="00000000" w:rsidR="00000000" w:rsidRPr="00000000">
                          <w:rPr>
                            <w:rFonts w:ascii="Inter" w:cs="Inter" w:eastAsia="Inter" w:hAnsi="Inter"/>
                            <w:sz w:val="18"/>
                            <w:szCs w:val="18"/>
                            <w:rtl w:val="0"/>
                          </w:rPr>
                          <w:t xml:space="preserve">Best for testing if the system logic holds up under real operational conditions.</w:t>
                        </w:r>
                      </w:p>
                      <w:p w:rsidR="00000000" w:rsidDel="00000000" w:rsidP="00000000" w:rsidRDefault="00000000" w:rsidRPr="00000000" w14:paraId="00000188">
                        <w:pPr>
                          <w:rPr>
                            <w:rFonts w:ascii="Inter" w:cs="Inter" w:eastAsia="Inter" w:hAnsi="Inter"/>
                            <w:sz w:val="18"/>
                            <w:szCs w:val="18"/>
                          </w:rPr>
                        </w:pPr>
                        <w:r w:rsidDel="00000000" w:rsidR="00000000" w:rsidRPr="00000000">
                          <w:rPr>
                            <w:rtl w:val="0"/>
                          </w:rPr>
                        </w:r>
                      </w:p>
                    </w:tc>
                  </w:tr>
                </w:tbl>
                <w:p w:rsidR="00000000" w:rsidDel="00000000" w:rsidP="00000000" w:rsidRDefault="00000000" w:rsidRPr="00000000" w14:paraId="00000189">
                  <w:pPr>
                    <w:widowControl w:val="0"/>
                    <w:spacing w:line="240" w:lineRule="auto"/>
                    <w:rPr>
                      <w:rFonts w:ascii="Inter" w:cs="Inter" w:eastAsia="Inter" w:hAnsi="Inter"/>
                      <w:sz w:val="20"/>
                      <w:szCs w:val="20"/>
                    </w:rPr>
                  </w:pPr>
                  <w:r w:rsidDel="00000000" w:rsidR="00000000" w:rsidRPr="00000000">
                    <w:rPr>
                      <w:rtl w:val="0"/>
                    </w:rPr>
                  </w:r>
                </w:p>
                <w:p w:rsidR="00000000" w:rsidDel="00000000" w:rsidP="00000000" w:rsidRDefault="00000000" w:rsidRPr="00000000" w14:paraId="0000018A">
                  <w:pPr>
                    <w:widowControl w:val="0"/>
                    <w:spacing w:line="240" w:lineRule="auto"/>
                    <w:rPr>
                      <w:rFonts w:ascii="Inter" w:cs="Inter" w:eastAsia="Inter" w:hAnsi="Inter"/>
                      <w:i w:val="1"/>
                      <w:iCs w:val="1"/>
                      <w:color w:val="1264a3"/>
                      <w:sz w:val="20"/>
                      <w:szCs w:val="20"/>
                    </w:rPr>
                  </w:pPr>
                  <w:r w:rsidDel="00000000" w:rsidR="00000000" w:rsidRPr="00000000">
                    <w:rPr>
                      <w:rFonts w:ascii="Inter" w:cs="Inter" w:eastAsia="Inter" w:hAnsi="Inter"/>
                      <w:i w:val="1"/>
                      <w:iCs w:val="1"/>
                      <w:color w:val="1264a3"/>
                      <w:sz w:val="20"/>
                      <w:szCs w:val="20"/>
                      <w:rtl w:val="0"/>
                    </w:rPr>
                    <w:t xml:space="preserve">Diagram: the prototype spectrum — a horizontal scale from Static design → Interactive mockup → Functional prototype, signal value rising to the right, with an arrow marking the functional end as the target.</w:t>
                  </w:r>
                </w:p>
              </w:tc>
            </w:tr>
            <w:tr>
              <w:trPr>
                <w:cantSplit w:val="0"/>
                <w:tblHeader w:val="0"/>
              </w:trPr>
              <w:tc>
                <w:tcPr>
                  <w:vMerge w:val="continue"/>
                  <w:tcBorders>
                    <w:top w:color="434343" w:space="0" w:sz="8" w:val="single"/>
                    <w:left w:color="efefef" w:space="0" w:sz="8" w:val="single"/>
                    <w:bottom w:color="666666" w:space="0" w:sz="8" w:val="single"/>
                    <w:right w:color="ffffff" w:space="0" w:sz="8" w:val="single"/>
                  </w:tcBorders>
                  <w:shd w:fill="cccccc" w:val="clear"/>
                </w:tcPr>
                <w:p w:rsidR="00000000" w:rsidDel="00000000" w:rsidP="00000000" w:rsidRDefault="00000000" w:rsidRPr="00000000" w14:paraId="0000018B">
                  <w:pPr>
                    <w:widowControl w:val="0"/>
                    <w:spacing w:line="240" w:lineRule="auto"/>
                    <w:rPr>
                      <w:rFonts w:ascii="Inter" w:cs="Inter" w:eastAsia="Inter" w:hAnsi="Inter"/>
                    </w:rPr>
                  </w:pPr>
                  <w:r w:rsidDel="00000000" w:rsidR="00000000" w:rsidRPr="00000000">
                    <w:rPr>
                      <w:rtl w:val="0"/>
                    </w:rPr>
                  </w:r>
                </w:p>
              </w:tc>
              <w:tc>
                <w:tcPr>
                  <w:tcBorders>
                    <w:top w:color="434343" w:space="0" w:sz="8" w:val="single"/>
                    <w:left w:color="ffffff" w:space="0" w:sz="8" w:val="single"/>
                    <w:bottom w:color="666666" w:space="0" w:sz="8" w:val="single"/>
                    <w:right w:color="efefef" w:space="0" w:sz="8" w:val="single"/>
                  </w:tcBorders>
                  <w:shd w:fill="efefef" w:val="clear"/>
                </w:tcPr>
                <w:p w:rsidR="00000000" w:rsidDel="00000000" w:rsidP="00000000" w:rsidRDefault="00000000" w:rsidRPr="00000000" w14:paraId="0000018C">
                  <w:pPr>
                    <w:widowControl w:val="0"/>
                    <w:spacing w:line="240" w:lineRule="auto"/>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4)Operational Prototype</w:t>
                  </w:r>
                </w:p>
              </w:tc>
              <w:tc>
                <w:tcPr>
                  <w:tcBorders>
                    <w:top w:color="434343" w:space="0" w:sz="8" w:val="single"/>
                    <w:left w:color="efefef" w:space="0" w:sz="8" w:val="single"/>
                    <w:bottom w:color="666666" w:space="0" w:sz="8" w:val="single"/>
                    <w:right w:color="efefef" w:space="0" w:sz="8" w:val="single"/>
                  </w:tcBorders>
                  <w:shd w:fill="efefef" w:val="clear"/>
                </w:tcPr>
                <w:p w:rsidR="00000000" w:rsidDel="00000000" w:rsidP="00000000" w:rsidRDefault="00000000" w:rsidRPr="00000000" w14:paraId="0000018D">
                  <w:pPr>
                    <w:widowControl w:val="0"/>
                    <w:spacing w:line="240" w:lineRule="auto"/>
                    <w:rPr>
                      <w:rFonts w:ascii="Inter" w:cs="Inter" w:eastAsia="Inter" w:hAnsi="Inter"/>
                      <w:sz w:val="20"/>
                      <w:szCs w:val="20"/>
                    </w:rPr>
                  </w:pPr>
                  <w:r w:rsidDel="00000000" w:rsidR="00000000" w:rsidRPr="00000000">
                    <w:rPr>
                      <w:rFonts w:ascii="Inter" w:cs="Inter" w:eastAsia="Inter" w:hAnsi="Inter"/>
                      <w:b w:val="1"/>
                      <w:bCs w:val="1"/>
                      <w:sz w:val="20"/>
                      <w:szCs w:val="20"/>
                      <w:rtl w:val="0"/>
                    </w:rPr>
                    <w:t xml:space="preserve">We map real-world workflows, roles, and policy touchpoints alongside the digital tool.</w:t>
                  </w:r>
                  <w:r w:rsidDel="00000000" w:rsidR="00000000" w:rsidRPr="00000000">
                    <w:rPr>
                      <w:rFonts w:ascii="Inter" w:cs="Inter" w:eastAsia="Inter" w:hAnsi="Inter"/>
                      <w:sz w:val="20"/>
                      <w:szCs w:val="20"/>
                      <w:rtl w:val="0"/>
                    </w:rPr>
                    <w:t xml:space="preserve"> </w:t>
                  </w:r>
                  <w:r w:rsidDel="00000000" w:rsidR="00000000" w:rsidRPr="00000000">
                    <w:rPr>
                      <w:rFonts w:ascii="Inter" w:cs="Inter" w:eastAsia="Inter" w:hAnsi="Inter"/>
                      <w:sz w:val="20"/>
                      <w:szCs w:val="20"/>
                      <w:rtl w:val="0"/>
                    </w:rPr>
                    <w:t xml:space="preserve">These live operational prototypes adapt as we learn, ensuring the physical world is fully ready to adopt the product and solve the core problem seamlessly from day one.</w:t>
                  </w:r>
                  <w:r w:rsidDel="00000000" w:rsidR="00000000" w:rsidRPr="00000000">
                    <w:rPr>
                      <w:rtl w:val="0"/>
                    </w:rPr>
                  </w:r>
                </w:p>
              </w:tc>
            </w:tr>
          </w:tbl>
          <w:p w:rsidR="00000000" w:rsidDel="00000000" w:rsidP="00000000" w:rsidRDefault="00000000" w:rsidRPr="00000000" w14:paraId="0000018E">
            <w:pPr>
              <w:widowControl w:val="0"/>
              <w:spacing w:line="240" w:lineRule="auto"/>
              <w:rPr>
                <w:rFonts w:ascii="Inter" w:cs="Inter" w:eastAsia="Inter" w:hAnsi="Inter"/>
              </w:rPr>
            </w:pPr>
            <w:r w:rsidDel="00000000" w:rsidR="00000000" w:rsidRPr="00000000">
              <w:rPr>
                <w:rtl w:val="0"/>
              </w:rPr>
            </w:r>
          </w:p>
          <w:tbl>
            <w:tblPr>
              <w:tblStyle w:val="Table31"/>
              <w:tblW w:w="91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60"/>
              <w:tblGridChange w:id="0">
                <w:tblGrid>
                  <w:gridCol w:w="9160"/>
                </w:tblGrid>
              </w:tblGridChange>
            </w:tblGrid>
            <w:tr>
              <w:trPr>
                <w:cantSplit w:val="0"/>
                <w:tblHeader w:val="0"/>
              </w:trPr>
              <w:tc>
                <w:tcPr/>
                <w:p w:rsidR="00000000" w:rsidDel="00000000" w:rsidP="00000000" w:rsidRDefault="00000000" w:rsidRPr="00000000" w14:paraId="0000018F">
                  <w:pPr>
                    <w:widowControl w:val="0"/>
                    <w:spacing w:line="240" w:lineRule="auto"/>
                    <w:rPr>
                      <w:rFonts w:ascii="Inter" w:cs="Inter" w:eastAsia="Inter" w:hAnsi="Inter"/>
                      <w:b w:val="1"/>
                      <w:bCs w:val="1"/>
                    </w:rPr>
                  </w:pPr>
                  <w:r w:rsidDel="00000000" w:rsidR="00000000" w:rsidRPr="00000000">
                    <w:rPr>
                      <w:rFonts w:ascii="Inter" w:cs="Inter" w:eastAsia="Inter" w:hAnsi="Inter"/>
                      <w:b w:val="1"/>
                      <w:bCs w:val="1"/>
                      <w:rtl w:val="0"/>
                    </w:rPr>
                    <w:t xml:space="preserve">The Handoff. </w:t>
                  </w:r>
                </w:p>
                <w:p w:rsidR="00000000" w:rsidDel="00000000" w:rsidP="00000000" w:rsidRDefault="00000000" w:rsidRPr="00000000" w14:paraId="00000190">
                  <w:pPr>
                    <w:widowControl w:val="0"/>
                    <w:spacing w:line="240" w:lineRule="auto"/>
                    <w:rPr>
                      <w:rFonts w:ascii="Inter" w:cs="Inter" w:eastAsia="Inter" w:hAnsi="Inter"/>
                    </w:rPr>
                  </w:pPr>
                  <w:r w:rsidDel="00000000" w:rsidR="00000000" w:rsidRPr="00000000">
                    <w:rPr>
                      <w:rFonts w:ascii="Inter" w:cs="Inter" w:eastAsia="Inter" w:hAnsi="Inter"/>
                      <w:rtl w:val="0"/>
                    </w:rPr>
                    <w:t xml:space="preserve">Ideally subphase 2 ends with a full handover and, often, our exit from the engagement. We leave behind a validated prototype, real-world workflow mappings, documented decisions, and a roadmap for implementation. From there, the partner's development team builds the production-ready solution. </w:t>
                  </w:r>
                </w:p>
              </w:tc>
            </w:tr>
          </w:tbl>
          <w:p w:rsidR="00000000" w:rsidDel="00000000" w:rsidP="00000000" w:rsidRDefault="00000000" w:rsidRPr="00000000" w14:paraId="00000191">
            <w:pPr>
              <w:widowControl w:val="0"/>
              <w:spacing w:line="240" w:lineRule="auto"/>
              <w:rPr>
                <w:rFonts w:ascii="Inter" w:cs="Inter" w:eastAsia="Inter" w:hAnsi="Inter"/>
              </w:rPr>
            </w:pPr>
            <w:r w:rsidDel="00000000" w:rsidR="00000000" w:rsidRPr="00000000">
              <w:rPr>
                <w:rtl w:val="0"/>
              </w:rPr>
            </w:r>
          </w:p>
          <w:tbl>
            <w:tblPr>
              <w:tblStyle w:val="Table32"/>
              <w:tblW w:w="91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80"/>
              <w:gridCol w:w="4580"/>
              <w:tblGridChange w:id="0">
                <w:tblGrid>
                  <w:gridCol w:w="4580"/>
                  <w:gridCol w:w="4580"/>
                </w:tblGrid>
              </w:tblGridChange>
            </w:tblGrid>
            <w:tr>
              <w:trPr>
                <w:cantSplit w:val="0"/>
                <w:tblHeader w:val="0"/>
              </w:trPr>
              <w:tc>
                <w:tcPr>
                  <w:tcBorders>
                    <w:top w:color="efefef" w:space="0" w:sz="8" w:val="single"/>
                    <w:left w:color="efefef" w:space="0" w:sz="8" w:val="single"/>
                    <w:bottom w:color="666666" w:space="0" w:sz="8" w:val="single"/>
                    <w:right w:color="efefef" w:space="0" w:sz="8" w:val="single"/>
                  </w:tcBorders>
                  <w:shd w:fill="efefef" w:val="clear"/>
                </w:tcPr>
                <w:p w:rsidR="00000000" w:rsidDel="00000000" w:rsidP="00000000" w:rsidRDefault="00000000" w:rsidRPr="00000000" w14:paraId="00000192">
                  <w:pPr>
                    <w:widowControl w:val="0"/>
                    <w:spacing w:line="240" w:lineRule="auto"/>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Activities</w:t>
                  </w:r>
                </w:p>
              </w:tc>
              <w:tc>
                <w:tcPr>
                  <w:tcBorders>
                    <w:top w:color="efefef" w:space="0" w:sz="8" w:val="single"/>
                    <w:left w:color="efefef" w:space="0" w:sz="8" w:val="single"/>
                    <w:bottom w:color="666666" w:space="0" w:sz="8" w:val="single"/>
                    <w:right w:color="efefef" w:space="0" w:sz="8" w:val="single"/>
                  </w:tcBorders>
                  <w:shd w:fill="efefef" w:val="clear"/>
                </w:tcPr>
                <w:p w:rsidR="00000000" w:rsidDel="00000000" w:rsidP="00000000" w:rsidRDefault="00000000" w:rsidRPr="00000000" w14:paraId="00000193">
                  <w:pPr>
                    <w:widowControl w:val="0"/>
                    <w:spacing w:line="240" w:lineRule="auto"/>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Artifacts</w:t>
                  </w:r>
                </w:p>
              </w:tc>
            </w:tr>
            <w:tr>
              <w:trPr>
                <w:cantSplit w:val="0"/>
                <w:tblHeader w:val="0"/>
              </w:trPr>
              <w:tc>
                <w:tcPr>
                  <w:tcBorders>
                    <w:top w:color="666666" w:space="0" w:sz="8" w:val="single"/>
                    <w:left w:color="efefef" w:space="0" w:sz="8" w:val="single"/>
                    <w:bottom w:color="434343" w:space="0" w:sz="8" w:val="single"/>
                    <w:right w:color="efefef" w:space="0" w:sz="8" w:val="single"/>
                  </w:tcBorders>
                  <w:shd w:fill="efefef" w:val="clear"/>
                </w:tcPr>
                <w:p w:rsidR="00000000" w:rsidDel="00000000" w:rsidP="00000000" w:rsidRDefault="00000000" w:rsidRPr="00000000" w14:paraId="00000194">
                  <w:pPr>
                    <w:numPr>
                      <w:ilvl w:val="0"/>
                      <w:numId w:val="6"/>
                    </w:numPr>
                    <w:ind w:left="720" w:hanging="360"/>
                    <w:rPr>
                      <w:rFonts w:ascii="Inter" w:cs="Inter" w:eastAsia="Inter" w:hAnsi="Inter"/>
                      <w:sz w:val="20"/>
                      <w:szCs w:val="20"/>
                    </w:rPr>
                  </w:pPr>
                  <w:r w:rsidDel="00000000" w:rsidR="00000000" w:rsidRPr="00000000">
                    <w:rPr>
                      <w:rFonts w:ascii="Inter" w:cs="Inter" w:eastAsia="Inter" w:hAnsi="Inter"/>
                      <w:b w:val="1"/>
                      <w:bCs w:val="1"/>
                      <w:sz w:val="20"/>
                      <w:szCs w:val="20"/>
                      <w:rtl w:val="0"/>
                    </w:rPr>
                    <w:t xml:space="preserve">Hypothesis shaping </w:t>
                  </w:r>
                  <w:r w:rsidDel="00000000" w:rsidR="00000000" w:rsidRPr="00000000">
                    <w:rPr>
                      <w:rFonts w:ascii="Inter" w:cs="Inter" w:eastAsia="Inter" w:hAnsi="Inter"/>
                      <w:sz w:val="20"/>
                      <w:szCs w:val="20"/>
                      <w:rtl w:val="0"/>
                    </w:rPr>
                    <w:t xml:space="preserve">based on findings and insights in subphase 1.</w:t>
                  </w:r>
                </w:p>
                <w:p w:rsidR="00000000" w:rsidDel="00000000" w:rsidP="00000000" w:rsidRDefault="00000000" w:rsidRPr="00000000" w14:paraId="00000195">
                  <w:pPr>
                    <w:numPr>
                      <w:ilvl w:val="0"/>
                      <w:numId w:val="6"/>
                    </w:numPr>
                    <w:ind w:left="720" w:hanging="360"/>
                    <w:rPr>
                      <w:rFonts w:ascii="Inter" w:cs="Inter" w:eastAsia="Inter" w:hAnsi="Inter"/>
                      <w:sz w:val="20"/>
                      <w:szCs w:val="20"/>
                    </w:rPr>
                  </w:pPr>
                  <w:r w:rsidDel="00000000" w:rsidR="00000000" w:rsidRPr="00000000">
                    <w:rPr>
                      <w:rFonts w:ascii="Inter" w:cs="Inter" w:eastAsia="Inter" w:hAnsi="Inter"/>
                      <w:b w:val="1"/>
                      <w:bCs w:val="1"/>
                      <w:sz w:val="20"/>
                      <w:szCs w:val="20"/>
                      <w:rtl w:val="0"/>
                    </w:rPr>
                    <w:t xml:space="preserve">Rapid prototyping</w:t>
                  </w:r>
                  <w:r w:rsidDel="00000000" w:rsidR="00000000" w:rsidRPr="00000000">
                    <w:rPr>
                      <w:rFonts w:ascii="Inter" w:cs="Inter" w:eastAsia="Inter" w:hAnsi="Inter"/>
                      <w:sz w:val="20"/>
                      <w:szCs w:val="20"/>
                      <w:rtl w:val="0"/>
                    </w:rPr>
                    <w:t xml:space="preserve"> to deliver 1–3 concepts per engagement within 2–4 weeks each.</w:t>
                  </w:r>
                </w:p>
                <w:p w:rsidR="00000000" w:rsidDel="00000000" w:rsidP="00000000" w:rsidRDefault="00000000" w:rsidRPr="00000000" w14:paraId="00000196">
                  <w:pPr>
                    <w:numPr>
                      <w:ilvl w:val="0"/>
                      <w:numId w:val="6"/>
                    </w:numPr>
                    <w:ind w:left="720" w:hanging="360"/>
                    <w:rPr>
                      <w:rFonts w:ascii="Inter" w:cs="Inter" w:eastAsia="Inter" w:hAnsi="Inter"/>
                      <w:sz w:val="20"/>
                      <w:szCs w:val="20"/>
                    </w:rPr>
                  </w:pPr>
                  <w:r w:rsidDel="00000000" w:rsidR="00000000" w:rsidRPr="00000000">
                    <w:rPr>
                      <w:rFonts w:ascii="Inter" w:cs="Inter" w:eastAsia="Inter" w:hAnsi="Inter"/>
                      <w:b w:val="1"/>
                      <w:bCs w:val="1"/>
                      <w:sz w:val="20"/>
                      <w:szCs w:val="20"/>
                      <w:rtl w:val="0"/>
                    </w:rPr>
                    <w:t xml:space="preserve">User testing</w:t>
                  </w:r>
                  <w:r w:rsidDel="00000000" w:rsidR="00000000" w:rsidRPr="00000000">
                    <w:rPr>
                      <w:rFonts w:ascii="Inter" w:cs="Inter" w:eastAsia="Inter" w:hAnsi="Inter"/>
                      <w:sz w:val="20"/>
                      <w:szCs w:val="20"/>
                      <w:rtl w:val="0"/>
                    </w:rPr>
                    <w:t xml:space="preserve"> with real stakeholders.</w:t>
                  </w:r>
                </w:p>
                <w:p w:rsidR="00000000" w:rsidDel="00000000" w:rsidP="00000000" w:rsidRDefault="00000000" w:rsidRPr="00000000" w14:paraId="00000197">
                  <w:pPr>
                    <w:numPr>
                      <w:ilvl w:val="0"/>
                      <w:numId w:val="6"/>
                    </w:numPr>
                    <w:ind w:left="720" w:hanging="360"/>
                    <w:rPr>
                      <w:rFonts w:ascii="Inter" w:cs="Inter" w:eastAsia="Inter" w:hAnsi="Inter"/>
                      <w:sz w:val="20"/>
                      <w:szCs w:val="20"/>
                    </w:rPr>
                  </w:pPr>
                  <w:r w:rsidDel="00000000" w:rsidR="00000000" w:rsidRPr="00000000">
                    <w:rPr>
                      <w:rFonts w:ascii="Inter" w:cs="Inter" w:eastAsia="Inter" w:hAnsi="Inter"/>
                      <w:b w:val="1"/>
                      <w:bCs w:val="1"/>
                      <w:sz w:val="20"/>
                      <w:szCs w:val="20"/>
                      <w:rtl w:val="0"/>
                    </w:rPr>
                    <w:t xml:space="preserve">Iterate rapid experiment rounds</w:t>
                  </w:r>
                  <w:r w:rsidDel="00000000" w:rsidR="00000000" w:rsidRPr="00000000">
                    <w:rPr>
                      <w:rFonts w:ascii="Inter" w:cs="Inter" w:eastAsia="Inter" w:hAnsi="Inter"/>
                      <w:sz w:val="20"/>
                      <w:szCs w:val="20"/>
                      <w:rtl w:val="0"/>
                    </w:rPr>
                    <w:t xml:space="preserve"> to learn, refine, and improve solutions.</w:t>
                  </w:r>
                </w:p>
                <w:p w:rsidR="00000000" w:rsidDel="00000000" w:rsidP="00000000" w:rsidRDefault="00000000" w:rsidRPr="00000000" w14:paraId="00000198">
                  <w:pPr>
                    <w:numPr>
                      <w:ilvl w:val="0"/>
                      <w:numId w:val="6"/>
                    </w:numPr>
                    <w:ind w:left="720" w:hanging="360"/>
                    <w:rPr>
                      <w:rFonts w:ascii="Inter" w:cs="Inter" w:eastAsia="Inter" w:hAnsi="Inter"/>
                      <w:sz w:val="20"/>
                      <w:szCs w:val="20"/>
                    </w:rPr>
                  </w:pPr>
                  <w:r w:rsidDel="00000000" w:rsidR="00000000" w:rsidRPr="00000000">
                    <w:rPr>
                      <w:rFonts w:ascii="Inter" w:cs="Inter" w:eastAsia="Inter" w:hAnsi="Inter"/>
                      <w:b w:val="1"/>
                      <w:bCs w:val="1"/>
                      <w:sz w:val="20"/>
                      <w:szCs w:val="20"/>
                      <w:rtl w:val="0"/>
                    </w:rPr>
                    <w:t xml:space="preserve">Workflow mapping </w:t>
                  </w:r>
                  <w:r w:rsidDel="00000000" w:rsidR="00000000" w:rsidRPr="00000000">
                    <w:rPr>
                      <w:rFonts w:ascii="Inter" w:cs="Inter" w:eastAsia="Inter" w:hAnsi="Inter"/>
                      <w:sz w:val="20"/>
                      <w:szCs w:val="20"/>
                      <w:rtl w:val="0"/>
                    </w:rPr>
                    <w:t xml:space="preserve">of the operational processes surrounding each validated prototype.</w:t>
                  </w:r>
                </w:p>
              </w:tc>
              <w:tc>
                <w:tcPr>
                  <w:tcBorders>
                    <w:top w:color="666666" w:space="0" w:sz="8" w:val="single"/>
                    <w:left w:color="efefef" w:space="0" w:sz="8" w:val="single"/>
                    <w:bottom w:color="434343" w:space="0" w:sz="8" w:val="single"/>
                    <w:right w:color="efefef" w:space="0" w:sz="8" w:val="single"/>
                  </w:tcBorders>
                  <w:shd w:fill="efefef" w:val="clear"/>
                </w:tcPr>
                <w:p w:rsidR="00000000" w:rsidDel="00000000" w:rsidP="00000000" w:rsidRDefault="00000000" w:rsidRPr="00000000" w14:paraId="00000199">
                  <w:pPr>
                    <w:widowControl w:val="0"/>
                    <w:numPr>
                      <w:ilvl w:val="0"/>
                      <w:numId w:val="45"/>
                    </w:numPr>
                    <w:spacing w:line="240" w:lineRule="auto"/>
                    <w:ind w:left="720" w:hanging="360"/>
                    <w:rPr>
                      <w:rFonts w:ascii="Inter" w:cs="Inter" w:eastAsia="Inter" w:hAnsi="Inter"/>
                      <w:sz w:val="20"/>
                      <w:szCs w:val="20"/>
                    </w:rPr>
                  </w:pPr>
                  <w:r w:rsidDel="00000000" w:rsidR="00000000" w:rsidRPr="00000000">
                    <w:rPr>
                      <w:rFonts w:ascii="Inter" w:cs="Inter" w:eastAsia="Inter" w:hAnsi="Inter"/>
                      <w:sz w:val="20"/>
                      <w:szCs w:val="20"/>
                      <w:rtl w:val="0"/>
                    </w:rPr>
                    <w:t xml:space="preserve">Working prototype code</w:t>
                  </w:r>
                </w:p>
                <w:p w:rsidR="00000000" w:rsidDel="00000000" w:rsidP="00000000" w:rsidRDefault="00000000" w:rsidRPr="00000000" w14:paraId="0000019A">
                  <w:pPr>
                    <w:widowControl w:val="0"/>
                    <w:numPr>
                      <w:ilvl w:val="0"/>
                      <w:numId w:val="26"/>
                    </w:numPr>
                    <w:spacing w:line="240" w:lineRule="auto"/>
                    <w:ind w:left="720" w:hanging="360"/>
                    <w:rPr>
                      <w:rFonts w:ascii="Inter" w:cs="Inter" w:eastAsia="Inter" w:hAnsi="Inter"/>
                      <w:sz w:val="20"/>
                      <w:szCs w:val="20"/>
                    </w:rPr>
                  </w:pPr>
                  <w:r w:rsidDel="00000000" w:rsidR="00000000" w:rsidRPr="00000000">
                    <w:rPr>
                      <w:rFonts w:ascii="Inter" w:cs="Inter" w:eastAsia="Inter" w:hAnsi="Inter"/>
                      <w:sz w:val="20"/>
                      <w:szCs w:val="20"/>
                      <w:rtl w:val="0"/>
                    </w:rPr>
                    <w:t xml:space="preserve">Key decisions and lessons learned, including what failed and why</w:t>
                  </w:r>
                </w:p>
                <w:p w:rsidR="00000000" w:rsidDel="00000000" w:rsidP="00000000" w:rsidRDefault="00000000" w:rsidRPr="00000000" w14:paraId="0000019B">
                  <w:pPr>
                    <w:widowControl w:val="0"/>
                    <w:numPr>
                      <w:ilvl w:val="0"/>
                      <w:numId w:val="26"/>
                    </w:numPr>
                    <w:spacing w:line="240" w:lineRule="auto"/>
                    <w:ind w:left="720" w:hanging="360"/>
                    <w:rPr>
                      <w:rFonts w:ascii="Inter" w:cs="Inter" w:eastAsia="Inter" w:hAnsi="Inter"/>
                      <w:sz w:val="20"/>
                      <w:szCs w:val="20"/>
                    </w:rPr>
                  </w:pPr>
                  <w:r w:rsidDel="00000000" w:rsidR="00000000" w:rsidRPr="00000000">
                    <w:rPr>
                      <w:rFonts w:ascii="Inter" w:cs="Inter" w:eastAsia="Inter" w:hAnsi="Inter"/>
                      <w:sz w:val="20"/>
                      <w:szCs w:val="20"/>
                      <w:rtl w:val="0"/>
                    </w:rPr>
                    <w:t xml:space="preserve">Validated learning reports that include data analytics dashboards, etc.</w:t>
                  </w:r>
                </w:p>
                <w:p w:rsidR="00000000" w:rsidDel="00000000" w:rsidP="00000000" w:rsidRDefault="00000000" w:rsidRPr="00000000" w14:paraId="0000019C">
                  <w:pPr>
                    <w:widowControl w:val="0"/>
                    <w:numPr>
                      <w:ilvl w:val="0"/>
                      <w:numId w:val="26"/>
                    </w:numPr>
                    <w:spacing w:line="240" w:lineRule="auto"/>
                    <w:ind w:left="720" w:hanging="360"/>
                    <w:rPr>
                      <w:rFonts w:ascii="Inter" w:cs="Inter" w:eastAsia="Inter" w:hAnsi="Inter"/>
                      <w:sz w:val="20"/>
                      <w:szCs w:val="20"/>
                    </w:rPr>
                  </w:pPr>
                  <w:r w:rsidDel="00000000" w:rsidR="00000000" w:rsidRPr="00000000">
                    <w:rPr>
                      <w:rFonts w:ascii="Inter" w:cs="Inter" w:eastAsia="Inter" w:hAnsi="Inter"/>
                      <w:sz w:val="20"/>
                      <w:szCs w:val="20"/>
                      <w:rtl w:val="0"/>
                    </w:rPr>
                    <w:t xml:space="preserve">High-confidence roadmap </w:t>
                  </w:r>
                </w:p>
                <w:p w:rsidR="00000000" w:rsidDel="00000000" w:rsidP="00000000" w:rsidRDefault="00000000" w:rsidRPr="00000000" w14:paraId="0000019D">
                  <w:pPr>
                    <w:widowControl w:val="0"/>
                    <w:spacing w:line="240" w:lineRule="auto"/>
                    <w:rPr>
                      <w:rFonts w:ascii="Inter" w:cs="Inter" w:eastAsia="Inter" w:hAnsi="Inter"/>
                      <w:sz w:val="20"/>
                      <w:szCs w:val="20"/>
                    </w:rPr>
                  </w:pPr>
                  <w:r w:rsidDel="00000000" w:rsidR="00000000" w:rsidRPr="00000000">
                    <w:rPr>
                      <w:rtl w:val="0"/>
                    </w:rPr>
                  </w:r>
                </w:p>
                <w:p w:rsidR="00000000" w:rsidDel="00000000" w:rsidP="00000000" w:rsidRDefault="00000000" w:rsidRPr="00000000" w14:paraId="0000019E">
                  <w:pPr>
                    <w:widowControl w:val="0"/>
                    <w:spacing w:line="240" w:lineRule="auto"/>
                    <w:rPr>
                      <w:rFonts w:ascii="Inter" w:cs="Inter" w:eastAsia="Inter" w:hAnsi="Inter"/>
                      <w:sz w:val="20"/>
                      <w:szCs w:val="20"/>
                    </w:rPr>
                  </w:pPr>
                  <w:r w:rsidDel="00000000" w:rsidR="00000000" w:rsidRPr="00000000">
                    <w:rPr>
                      <w:rtl w:val="0"/>
                    </w:rPr>
                  </w:r>
                </w:p>
              </w:tc>
            </w:tr>
          </w:tbl>
          <w:p w:rsidR="00000000" w:rsidDel="00000000" w:rsidP="00000000" w:rsidRDefault="00000000" w:rsidRPr="00000000" w14:paraId="0000019F">
            <w:pPr>
              <w:widowControl w:val="0"/>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01A0">
            <w:pPr>
              <w:rPr>
                <w:rFonts w:ascii="Inter" w:cs="Inter" w:eastAsia="Inter" w:hAnsi="Inter"/>
                <w:b w:val="1"/>
                <w:bCs w:val="1"/>
              </w:rPr>
            </w:pPr>
            <w:r w:rsidDel="00000000" w:rsidR="00000000" w:rsidRPr="00000000">
              <w:rPr>
                <w:rFonts w:ascii="Inter" w:cs="Inter" w:eastAsia="Inter" w:hAnsi="Inter"/>
                <w:b w:val="1"/>
                <w:bCs w:val="1"/>
                <w:rtl w:val="0"/>
              </w:rPr>
              <w:t xml:space="preserve">Outcomes: </w:t>
            </w:r>
          </w:p>
          <w:p w:rsidR="00000000" w:rsidDel="00000000" w:rsidP="00000000" w:rsidRDefault="00000000" w:rsidRPr="00000000" w14:paraId="000001A1">
            <w:pPr>
              <w:numPr>
                <w:ilvl w:val="0"/>
                <w:numId w:val="20"/>
              </w:numPr>
              <w:ind w:left="720" w:hanging="360"/>
              <w:rPr>
                <w:rFonts w:ascii="Inter" w:cs="Inter" w:eastAsia="Inter" w:hAnsi="Inter"/>
              </w:rPr>
            </w:pPr>
            <w:r w:rsidDel="00000000" w:rsidR="00000000" w:rsidRPr="00000000">
              <w:rPr>
                <w:rFonts w:ascii="Inter" w:cs="Inter" w:eastAsia="Inter" w:hAnsi="Inter"/>
                <w:b w:val="1"/>
                <w:bCs w:val="1"/>
                <w:rtl w:val="0"/>
              </w:rPr>
              <w:t xml:space="preserve">Rigorous assumption testing</w:t>
            </w:r>
            <w:r w:rsidDel="00000000" w:rsidR="00000000" w:rsidRPr="00000000">
              <w:rPr>
                <w:rFonts w:ascii="Inter" w:cs="Inter" w:eastAsia="Inter" w:hAnsi="Inter"/>
                <w:rtl w:val="0"/>
              </w:rPr>
              <w:t xml:space="preserve">; hypotheses are actively proven against reality.</w:t>
            </w:r>
          </w:p>
          <w:p w:rsidR="00000000" w:rsidDel="00000000" w:rsidP="00000000" w:rsidRDefault="00000000" w:rsidRPr="00000000" w14:paraId="000001A2">
            <w:pPr>
              <w:numPr>
                <w:ilvl w:val="0"/>
                <w:numId w:val="20"/>
              </w:numPr>
              <w:ind w:left="720" w:hanging="360"/>
              <w:rPr>
                <w:rFonts w:ascii="Inter" w:cs="Inter" w:eastAsia="Inter" w:hAnsi="Inter"/>
              </w:rPr>
            </w:pPr>
            <w:r w:rsidDel="00000000" w:rsidR="00000000" w:rsidRPr="00000000">
              <w:rPr>
                <w:rFonts w:ascii="Inter" w:cs="Inter" w:eastAsia="Inter" w:hAnsi="Inter"/>
                <w:b w:val="1"/>
                <w:bCs w:val="1"/>
                <w:rtl w:val="0"/>
              </w:rPr>
              <w:t xml:space="preserve">A high-confidence roadmap</w:t>
            </w:r>
            <w:r w:rsidDel="00000000" w:rsidR="00000000" w:rsidRPr="00000000">
              <w:rPr>
                <w:rFonts w:ascii="Inter" w:cs="Inter" w:eastAsia="Inter" w:hAnsi="Inter"/>
                <w:rtl w:val="0"/>
              </w:rPr>
              <w:t xml:space="preserve">; our next steps rest securely on proven data.</w:t>
            </w:r>
          </w:p>
          <w:p w:rsidR="00000000" w:rsidDel="00000000" w:rsidP="00000000" w:rsidRDefault="00000000" w:rsidRPr="00000000" w14:paraId="000001A3">
            <w:pPr>
              <w:numPr>
                <w:ilvl w:val="0"/>
                <w:numId w:val="20"/>
              </w:numPr>
              <w:ind w:left="720" w:hanging="360"/>
              <w:rPr>
                <w:rFonts w:ascii="Inter" w:cs="Inter" w:eastAsia="Inter" w:hAnsi="Inter"/>
              </w:rPr>
            </w:pPr>
            <w:r w:rsidDel="00000000" w:rsidR="00000000" w:rsidRPr="00000000">
              <w:rPr>
                <w:rFonts w:ascii="Inter" w:cs="Inter" w:eastAsia="Inter" w:hAnsi="Inter"/>
                <w:b w:val="1"/>
                <w:bCs w:val="1"/>
                <w:rtl w:val="0"/>
              </w:rPr>
              <w:t xml:space="preserve">Early validation of what works</w:t>
            </w:r>
            <w:r w:rsidDel="00000000" w:rsidR="00000000" w:rsidRPr="00000000">
              <w:rPr>
                <w:rFonts w:ascii="Inter" w:cs="Inter" w:eastAsia="Inter" w:hAnsi="Inter"/>
                <w:rtl w:val="0"/>
              </w:rPr>
              <w:t xml:space="preserve">; the team knows exactly what succeeds, and what fails, before committing resources to build.</w:t>
            </w:r>
          </w:p>
          <w:p w:rsidR="00000000" w:rsidDel="00000000" w:rsidP="00000000" w:rsidRDefault="00000000" w:rsidRPr="00000000" w14:paraId="000001A4">
            <w:pPr>
              <w:numPr>
                <w:ilvl w:val="0"/>
                <w:numId w:val="20"/>
              </w:numPr>
              <w:ind w:left="720" w:hanging="360"/>
              <w:rPr>
                <w:rFonts w:ascii="Inter" w:cs="Inter" w:eastAsia="Inter" w:hAnsi="Inter"/>
              </w:rPr>
            </w:pPr>
            <w:r w:rsidDel="00000000" w:rsidR="00000000" w:rsidRPr="00000000">
              <w:rPr>
                <w:rFonts w:ascii="Inter" w:cs="Inter" w:eastAsia="Inter" w:hAnsi="Inter"/>
                <w:b w:val="1"/>
                <w:bCs w:val="1"/>
                <w:rtl w:val="0"/>
              </w:rPr>
              <w:t xml:space="preserve">Co-designed solutions</w:t>
            </w:r>
            <w:r w:rsidDel="00000000" w:rsidR="00000000" w:rsidRPr="00000000">
              <w:rPr>
                <w:rFonts w:ascii="Inter" w:cs="Inter" w:eastAsia="Inter" w:hAnsi="Inter"/>
                <w:rtl w:val="0"/>
              </w:rPr>
              <w:t xml:space="preserve">; both officer and citizen perspectives have directly shaped the features and concepts taken forward.</w:t>
            </w:r>
          </w:p>
          <w:p w:rsidR="00000000" w:rsidDel="00000000" w:rsidP="00000000" w:rsidRDefault="00000000" w:rsidRPr="00000000" w14:paraId="000001A5">
            <w:pPr>
              <w:numPr>
                <w:ilvl w:val="0"/>
                <w:numId w:val="20"/>
              </w:numPr>
              <w:ind w:left="720" w:hanging="360"/>
              <w:rPr>
                <w:rFonts w:ascii="Inter" w:cs="Inter" w:eastAsia="Inter" w:hAnsi="Inter"/>
              </w:rPr>
            </w:pPr>
            <w:r w:rsidDel="00000000" w:rsidR="00000000" w:rsidRPr="00000000">
              <w:rPr>
                <w:rFonts w:ascii="Inter" w:cs="Inter" w:eastAsia="Inter" w:hAnsi="Inter"/>
                <w:b w:val="1"/>
                <w:bCs w:val="1"/>
                <w:rtl w:val="0"/>
              </w:rPr>
              <w:t xml:space="preserve">An adaptable use-case backlog</w:t>
            </w:r>
            <w:r w:rsidDel="00000000" w:rsidR="00000000" w:rsidRPr="00000000">
              <w:rPr>
                <w:rFonts w:ascii="Inter" w:cs="Inter" w:eastAsia="Inter" w:hAnsi="Inter"/>
                <w:rtl w:val="0"/>
              </w:rPr>
              <w:t xml:space="preserve">; priorities remain flexible to expand or shift as continuous experimentation reveals new insights.</w:t>
            </w:r>
            <w:r w:rsidDel="00000000" w:rsidR="00000000" w:rsidRPr="00000000">
              <w:rPr>
                <w:rtl w:val="0"/>
              </w:rPr>
            </w:r>
          </w:p>
          <w:p w:rsidR="00000000" w:rsidDel="00000000" w:rsidP="00000000" w:rsidRDefault="00000000" w:rsidRPr="00000000" w14:paraId="000001A6">
            <w:pPr>
              <w:spacing w:line="240" w:lineRule="auto"/>
              <w:rPr>
                <w:rFonts w:ascii="Inter" w:cs="Inter" w:eastAsia="Inter" w:hAnsi="Inter"/>
              </w:rPr>
            </w:pPr>
            <w:r w:rsidDel="00000000" w:rsidR="00000000" w:rsidRPr="00000000">
              <w:rPr>
                <w:rtl w:val="0"/>
              </w:rPr>
            </w:r>
          </w:p>
          <w:tbl>
            <w:tblPr>
              <w:tblStyle w:val="Table33"/>
              <w:tblW w:w="91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60"/>
              <w:tblGridChange w:id="0">
                <w:tblGrid>
                  <w:gridCol w:w="9160"/>
                </w:tblGrid>
              </w:tblGridChange>
            </w:tblGrid>
            <w:tr>
              <w:trPr>
                <w:cantSplit w:val="0"/>
                <w:trHeight w:val="4968.7060546875" w:hRule="atLeast"/>
                <w:tblHeader w:val="0"/>
              </w:trPr>
              <w:tc>
                <w:tcPr>
                  <w:shd w:fill="efefef" w:val="clear"/>
                </w:tcPr>
                <w:p w:rsidR="00000000" w:rsidDel="00000000" w:rsidP="00000000" w:rsidRDefault="00000000" w:rsidRPr="00000000" w14:paraId="000001A7">
                  <w:pPr>
                    <w:rPr>
                      <w:rFonts w:ascii="Inter" w:cs="Inter" w:eastAsia="Inter" w:hAnsi="Inter"/>
                      <w:b w:val="1"/>
                      <w:bCs w:val="1"/>
                    </w:rPr>
                  </w:pPr>
                  <w:r w:rsidDel="00000000" w:rsidR="00000000" w:rsidRPr="00000000">
                    <w:rPr>
                      <w:rFonts w:ascii="Inter" w:cs="Inter" w:eastAsia="Inter" w:hAnsi="Inter"/>
                      <w:b w:val="1"/>
                      <w:bCs w:val="1"/>
                      <w:rtl w:val="0"/>
                    </w:rPr>
                    <w:t xml:space="preserve">Navigating Functional Prototyping Constraints. </w:t>
                  </w:r>
                </w:p>
                <w:p w:rsidR="00000000" w:rsidDel="00000000" w:rsidP="00000000" w:rsidRDefault="00000000" w:rsidRPr="00000000" w14:paraId="000001A8">
                  <w:pPr>
                    <w:rPr>
                      <w:rFonts w:ascii="Inter" w:cs="Inter" w:eastAsia="Inter" w:hAnsi="Inter"/>
                    </w:rPr>
                  </w:pPr>
                  <w:r w:rsidDel="00000000" w:rsidR="00000000" w:rsidRPr="00000000">
                    <w:rPr>
                      <w:rFonts w:ascii="Inter" w:cs="Inter" w:eastAsia="Inter" w:hAnsi="Inter"/>
                      <w:rtl w:val="0"/>
                    </w:rPr>
                    <w:t xml:space="preserve">Building functional prototypes often surfaces roadblocks. Rather than dropping back to static mockups, we have used the following strategies to navigate constraints across data, access, and team dynamics:</w:t>
                  </w:r>
                </w:p>
                <w:tbl>
                  <w:tblPr>
                    <w:tblStyle w:val="Table34"/>
                    <w:tblW w:w="891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2100"/>
                    <w:gridCol w:w="6810"/>
                    <w:tblGridChange w:id="0">
                      <w:tblGrid>
                        <w:gridCol w:w="2100"/>
                        <w:gridCol w:w="6810"/>
                      </w:tblGrid>
                    </w:tblGridChange>
                  </w:tblGrid>
                  <w:tr>
                    <w:trPr>
                      <w:cantSplit w:val="0"/>
                      <w:tblHeader w:val="0"/>
                    </w:trPr>
                    <w:tc>
                      <w:tcPr/>
                      <w:p w:rsidR="00000000" w:rsidDel="00000000" w:rsidP="00000000" w:rsidRDefault="00000000" w:rsidRPr="00000000" w14:paraId="000001A9">
                        <w:pPr>
                          <w:widowControl w:val="0"/>
                          <w:numPr>
                            <w:ilvl w:val="0"/>
                            <w:numId w:val="13"/>
                          </w:numPr>
                          <w:spacing w:line="240" w:lineRule="auto"/>
                          <w:ind w:left="720" w:hanging="360"/>
                          <w:rPr>
                            <w:rFonts w:ascii="Inter" w:cs="Inter" w:eastAsia="Inter" w:hAnsi="Inter"/>
                            <w:b w:val="1"/>
                            <w:bCs w:val="1"/>
                          </w:rPr>
                        </w:pPr>
                        <w:r w:rsidDel="00000000" w:rsidR="00000000" w:rsidRPr="00000000">
                          <w:rPr>
                            <w:rFonts w:ascii="Inter" w:cs="Inter" w:eastAsia="Inter" w:hAnsi="Inter"/>
                            <w:b w:val="1"/>
                            <w:bCs w:val="1"/>
                            <w:rtl w:val="0"/>
                          </w:rPr>
                          <w:t xml:space="preserve">Data</w:t>
                        </w:r>
                      </w:p>
                    </w:tc>
                    <w:tc>
                      <w:tcPr/>
                      <w:p w:rsidR="00000000" w:rsidDel="00000000" w:rsidP="00000000" w:rsidRDefault="00000000" w:rsidRPr="00000000" w14:paraId="000001AA">
                        <w:pPr>
                          <w:widowControl w:val="0"/>
                          <w:spacing w:line="240" w:lineRule="auto"/>
                          <w:rPr>
                            <w:rFonts w:ascii="Inter" w:cs="Inter" w:eastAsia="Inter" w:hAnsi="Inter"/>
                            <w:i w:val="1"/>
                            <w:iCs w:val="1"/>
                            <w:highlight w:val="yellow"/>
                          </w:rPr>
                        </w:pPr>
                        <w:r w:rsidDel="00000000" w:rsidR="00000000" w:rsidRPr="00000000">
                          <w:rPr>
                            <w:rFonts w:ascii="Inter" w:cs="Inter" w:eastAsia="Inter" w:hAnsi="Inter"/>
                            <w:b w:val="1"/>
                            <w:bCs w:val="1"/>
                            <w:rtl w:val="0"/>
                          </w:rPr>
                          <w:t xml:space="preserve">Building with synthetic data when live databases are unavailable</w:t>
                        </w:r>
                        <w:r w:rsidDel="00000000" w:rsidR="00000000" w:rsidRPr="00000000">
                          <w:rPr>
                            <w:rFonts w:ascii="Inter" w:cs="Inter" w:eastAsia="Inter" w:hAnsi="Inter"/>
                            <w:rtl w:val="0"/>
                          </w:rPr>
                          <w:t xml:space="preserve">, modelling closely on the real production schema. This lets us test core functionality and system logic while real-data access is getting cleared in the meantime. </w:t>
                        </w:r>
                        <w:r w:rsidDel="00000000" w:rsidR="00000000" w:rsidRPr="00000000">
                          <w:rPr>
                            <w:rtl w:val="0"/>
                          </w:rPr>
                        </w:r>
                      </w:p>
                    </w:tc>
                  </w:tr>
                  <w:tr>
                    <w:trPr>
                      <w:cantSplit w:val="0"/>
                      <w:tblHeader w:val="0"/>
                    </w:trPr>
                    <w:tc>
                      <w:tcPr/>
                      <w:p w:rsidR="00000000" w:rsidDel="00000000" w:rsidP="00000000" w:rsidRDefault="00000000" w:rsidRPr="00000000" w14:paraId="000001AB">
                        <w:pPr>
                          <w:widowControl w:val="0"/>
                          <w:numPr>
                            <w:ilvl w:val="0"/>
                            <w:numId w:val="28"/>
                          </w:numPr>
                          <w:spacing w:line="240" w:lineRule="auto"/>
                          <w:ind w:left="720" w:hanging="360"/>
                          <w:rPr>
                            <w:rFonts w:ascii="Inter" w:cs="Inter" w:eastAsia="Inter" w:hAnsi="Inter"/>
                            <w:b w:val="1"/>
                            <w:bCs w:val="1"/>
                          </w:rPr>
                        </w:pPr>
                        <w:r w:rsidDel="00000000" w:rsidR="00000000" w:rsidRPr="00000000">
                          <w:rPr>
                            <w:rFonts w:ascii="Inter" w:cs="Inter" w:eastAsia="Inter" w:hAnsi="Inter"/>
                            <w:b w:val="1"/>
                            <w:bCs w:val="1"/>
                            <w:rtl w:val="0"/>
                          </w:rPr>
                          <w:t xml:space="preserve">Access</w:t>
                        </w:r>
                      </w:p>
                    </w:tc>
                    <w:tc>
                      <w:tcPr/>
                      <w:p w:rsidR="00000000" w:rsidDel="00000000" w:rsidP="00000000" w:rsidRDefault="00000000" w:rsidRPr="00000000" w14:paraId="000001AC">
                        <w:pPr>
                          <w:widowControl w:val="0"/>
                          <w:spacing w:line="240" w:lineRule="auto"/>
                          <w:rPr>
                            <w:rFonts w:ascii="Inter" w:cs="Inter" w:eastAsia="Inter" w:hAnsi="Inter"/>
                          </w:rPr>
                        </w:pPr>
                        <w:r w:rsidDel="00000000" w:rsidR="00000000" w:rsidRPr="00000000">
                          <w:rPr>
                            <w:rFonts w:ascii="Inter" w:cs="Inter" w:eastAsia="Inter" w:hAnsi="Inter"/>
                            <w:b w:val="1"/>
                            <w:bCs w:val="1"/>
                            <w:rtl w:val="0"/>
                          </w:rPr>
                          <w:t xml:space="preserve">Using mocked APIs and isolated environments</w:t>
                        </w:r>
                        <w:r w:rsidDel="00000000" w:rsidR="00000000" w:rsidRPr="00000000">
                          <w:rPr>
                            <w:rFonts w:ascii="Inter" w:cs="Inter" w:eastAsia="Inter" w:hAnsi="Inter"/>
                            <w:rtl w:val="0"/>
                          </w:rPr>
                          <w:t xml:space="preserve"> even though we may be met with security classifications, missing APIs, or incomplete pipelines. </w:t>
                        </w:r>
                      </w:p>
                    </w:tc>
                  </w:tr>
                  <w:tr>
                    <w:trPr>
                      <w:cantSplit w:val="0"/>
                      <w:tblHeader w:val="0"/>
                    </w:trPr>
                    <w:tc>
                      <w:tcPr/>
                      <w:p w:rsidR="00000000" w:rsidDel="00000000" w:rsidP="00000000" w:rsidRDefault="00000000" w:rsidRPr="00000000" w14:paraId="000001AD">
                        <w:pPr>
                          <w:widowControl w:val="0"/>
                          <w:numPr>
                            <w:ilvl w:val="0"/>
                            <w:numId w:val="35"/>
                          </w:numPr>
                          <w:spacing w:line="240" w:lineRule="auto"/>
                          <w:ind w:left="720" w:hanging="360"/>
                          <w:rPr>
                            <w:rFonts w:ascii="Inter" w:cs="Inter" w:eastAsia="Inter" w:hAnsi="Inter"/>
                            <w:b w:val="1"/>
                            <w:bCs w:val="1"/>
                          </w:rPr>
                        </w:pPr>
                        <w:r w:rsidDel="00000000" w:rsidR="00000000" w:rsidRPr="00000000">
                          <w:rPr>
                            <w:rFonts w:ascii="Inter" w:cs="Inter" w:eastAsia="Inter" w:hAnsi="Inter"/>
                            <w:b w:val="1"/>
                            <w:bCs w:val="1"/>
                            <w:rtl w:val="0"/>
                          </w:rPr>
                          <w:t xml:space="preserve">Team</w:t>
                        </w:r>
                      </w:p>
                      <w:p w:rsidR="00000000" w:rsidDel="00000000" w:rsidP="00000000" w:rsidRDefault="00000000" w:rsidRPr="00000000" w14:paraId="000001AE">
                        <w:pPr>
                          <w:widowControl w:val="0"/>
                          <w:spacing w:line="240" w:lineRule="auto"/>
                          <w:ind w:left="720" w:firstLine="0"/>
                          <w:rPr>
                            <w:rFonts w:ascii="Inter" w:cs="Inter" w:eastAsia="Inter" w:hAnsi="Inter"/>
                            <w:b w:val="1"/>
                            <w:bCs w:val="1"/>
                          </w:rPr>
                        </w:pPr>
                        <w:r w:rsidDel="00000000" w:rsidR="00000000" w:rsidRPr="00000000">
                          <w:rPr>
                            <w:rFonts w:ascii="Inter" w:cs="Inter" w:eastAsia="Inter" w:hAnsi="Inter"/>
                            <w:b w:val="1"/>
                            <w:bCs w:val="1"/>
                            <w:rtl w:val="0"/>
                          </w:rPr>
                          <w:t xml:space="preserve">Dynamics</w:t>
                        </w:r>
                      </w:p>
                    </w:tc>
                    <w:tc>
                      <w:tcPr/>
                      <w:p w:rsidR="00000000" w:rsidDel="00000000" w:rsidP="00000000" w:rsidRDefault="00000000" w:rsidRPr="00000000" w14:paraId="000001AF">
                        <w:pPr>
                          <w:widowControl w:val="0"/>
                          <w:spacing w:line="240" w:lineRule="auto"/>
                          <w:rPr>
                            <w:rFonts w:ascii="Inter" w:cs="Inter" w:eastAsia="Inter" w:hAnsi="Inter"/>
                          </w:rPr>
                        </w:pPr>
                        <w:r w:rsidDel="00000000" w:rsidR="00000000" w:rsidRPr="00000000">
                          <w:rPr>
                            <w:rFonts w:ascii="Inter" w:cs="Inter" w:eastAsia="Inter" w:hAnsi="Inter"/>
                            <w:b w:val="1"/>
                            <w:bCs w:val="1"/>
                            <w:rtl w:val="0"/>
                          </w:rPr>
                          <w:t xml:space="preserve">Pairing designers with creative technologists </w:t>
                        </w:r>
                        <w:r w:rsidDel="00000000" w:rsidR="00000000" w:rsidRPr="00000000">
                          <w:rPr>
                            <w:rFonts w:ascii="Inter" w:cs="Inter" w:eastAsia="Inter" w:hAnsi="Inter"/>
                            <w:rtl w:val="0"/>
                          </w:rPr>
                          <w:t xml:space="preserve">to close the gap between design intent and working code. Not every designer needs to code, but the team together has to carry the skills to build something functional.</w:t>
                        </w:r>
                      </w:p>
                    </w:tc>
                  </w:tr>
                </w:tbl>
                <w:p w:rsidR="00000000" w:rsidDel="00000000" w:rsidP="00000000" w:rsidRDefault="00000000" w:rsidRPr="00000000" w14:paraId="000001B0">
                  <w:pPr>
                    <w:rPr>
                      <w:rFonts w:ascii="Inter" w:cs="Inter" w:eastAsia="Inter" w:hAnsi="Inter"/>
                      <w:b w:val="1"/>
                      <w:bCs w:val="1"/>
                    </w:rPr>
                  </w:pPr>
                  <w:r w:rsidDel="00000000" w:rsidR="00000000" w:rsidRPr="00000000">
                    <w:rPr>
                      <w:rtl w:val="0"/>
                    </w:rPr>
                  </w:r>
                </w:p>
              </w:tc>
            </w:tr>
          </w:tbl>
          <w:p w:rsidR="00000000" w:rsidDel="00000000" w:rsidP="00000000" w:rsidRDefault="00000000" w:rsidRPr="00000000" w14:paraId="000001B1">
            <w:pPr>
              <w:widowControl w:val="0"/>
              <w:spacing w:line="240" w:lineRule="auto"/>
              <w:rPr>
                <w:rFonts w:ascii="Inter" w:cs="Inter" w:eastAsia="Inter" w:hAnsi="Inter"/>
                <w:b w:val="1"/>
                <w:bCs w:val="1"/>
              </w:rPr>
            </w:pPr>
            <w:r w:rsidDel="00000000" w:rsidR="00000000" w:rsidRPr="00000000">
              <w:rPr>
                <w:rtl w:val="0"/>
              </w:rPr>
            </w:r>
          </w:p>
        </w:tc>
      </w:tr>
    </w:tbl>
    <w:p w:rsidR="00000000" w:rsidDel="00000000" w:rsidP="00000000" w:rsidRDefault="00000000" w:rsidRPr="00000000" w14:paraId="000001B2">
      <w:pPr>
        <w:pStyle w:val="Heading3"/>
        <w:widowControl w:val="0"/>
        <w:spacing w:line="240" w:lineRule="auto"/>
        <w:rPr>
          <w:b w:val="1"/>
          <w:bCs w:val="1"/>
        </w:rPr>
      </w:pPr>
      <w:bookmarkStart w:colFirst="0" w:colLast="0" w:name="_wzbi3pfj621d" w:id="24"/>
      <w:bookmarkEnd w:id="24"/>
      <w:r w:rsidDel="00000000" w:rsidR="00000000" w:rsidRPr="00000000">
        <w:rPr>
          <w:b w:val="1"/>
          <w:bCs w:val="1"/>
          <w:rtl w:val="0"/>
        </w:rPr>
        <w:t xml:space="preserve">4.3 - Building and Delivery</w:t>
      </w:r>
      <w:r w:rsidDel="00000000" w:rsidR="00000000" w:rsidRPr="00000000">
        <w:rPr>
          <w:rtl w:val="0"/>
        </w:rPr>
      </w:r>
    </w:p>
    <w:p w:rsidR="00000000" w:rsidDel="00000000" w:rsidP="00000000" w:rsidRDefault="00000000" w:rsidRPr="00000000" w14:paraId="000001B3">
      <w:pPr>
        <w:rPr>
          <w:rFonts w:ascii="Inter" w:cs="Inter" w:eastAsia="Inter" w:hAnsi="Inter"/>
        </w:rPr>
      </w:pPr>
      <w:r w:rsidDel="00000000" w:rsidR="00000000" w:rsidRPr="00000000">
        <w:rPr>
          <w:rFonts w:ascii="Inter" w:cs="Inter" w:eastAsia="Inter" w:hAnsi="Inter"/>
          <w:rtl w:val="0"/>
        </w:rPr>
        <w:t xml:space="preserve">Once discovery has set a direction that we and our agency partners are confident in, the work transitions into building. This stage is engineering-led where the partner’s developers take the validated prototype and build it to production. This stage typically marks our exit. </w:t>
      </w:r>
      <w:commentRangeStart w:id="12"/>
      <w:r w:rsidDel="00000000" w:rsidR="00000000" w:rsidRPr="00000000">
        <w:rPr>
          <w:rFonts w:ascii="Inter" w:cs="Inter" w:eastAsia="Inter" w:hAnsi="Inter"/>
          <w:rtl w:val="0"/>
        </w:rPr>
        <w:t xml:space="preserve">Our creative technologist may remain to work with the agency partner’s engineers to ensure the final product aligns with user-tested insights before public launch.</w:t>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1B4">
      <w:pPr>
        <w:rPr>
          <w:rFonts w:ascii="Inter" w:cs="Inter" w:eastAsia="Inter" w:hAnsi="Inter"/>
        </w:rPr>
      </w:pPr>
      <w:r w:rsidDel="00000000" w:rsidR="00000000" w:rsidRPr="00000000">
        <w:rPr>
          <w:rtl w:val="0"/>
        </w:rPr>
      </w:r>
    </w:p>
    <w:tbl>
      <w:tblPr>
        <w:tblStyle w:val="Table3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1B5">
            <w:pPr>
              <w:widowControl w:val="0"/>
              <w:spacing w:line="240" w:lineRule="auto"/>
              <w:rPr>
                <w:rFonts w:ascii="Inter" w:cs="Inter" w:eastAsia="Inter" w:hAnsi="Inter"/>
                <w:b w:val="1"/>
                <w:bCs w:val="1"/>
              </w:rPr>
            </w:pPr>
            <w:r w:rsidDel="00000000" w:rsidR="00000000" w:rsidRPr="00000000">
              <w:rPr>
                <w:rFonts w:ascii="Inter" w:cs="Inter" w:eastAsia="Inter" w:hAnsi="Inter"/>
                <w:b w:val="1"/>
                <w:bCs w:val="1"/>
                <w:rtl w:val="0"/>
              </w:rPr>
              <w:t xml:space="preserve">A Note on this Stage:</w:t>
            </w:r>
          </w:p>
          <w:p w:rsidR="00000000" w:rsidDel="00000000" w:rsidP="00000000" w:rsidRDefault="00000000" w:rsidRPr="00000000" w14:paraId="000001B6">
            <w:pPr>
              <w:widowControl w:val="0"/>
              <w:spacing w:line="240" w:lineRule="auto"/>
              <w:rPr>
                <w:rFonts w:ascii="Inter" w:cs="Inter" w:eastAsia="Inter" w:hAnsi="Inter"/>
              </w:rPr>
            </w:pPr>
            <w:r w:rsidDel="00000000" w:rsidR="00000000" w:rsidRPr="00000000">
              <w:rPr>
                <w:rFonts w:ascii="Inter" w:cs="Inter" w:eastAsia="Inter" w:hAnsi="Inter"/>
                <w:rtl w:val="0"/>
              </w:rPr>
              <w:t xml:space="preserve">As the GTC Design team has yet to reach this stage in our active engagements, the following notes are based on our collective external experience. We expect to refine these steps as we execute them alongside our agency partners.</w:t>
            </w:r>
          </w:p>
        </w:tc>
      </w:tr>
    </w:tbl>
    <w:p w:rsidR="00000000" w:rsidDel="00000000" w:rsidP="00000000" w:rsidRDefault="00000000" w:rsidRPr="00000000" w14:paraId="000001B7">
      <w:pPr>
        <w:widowControl w:val="0"/>
        <w:spacing w:line="240" w:lineRule="auto"/>
        <w:rPr>
          <w:rFonts w:ascii="Inter" w:cs="Inter" w:eastAsia="Inter" w:hAnsi="Inter"/>
        </w:rPr>
      </w:pPr>
      <w:r w:rsidDel="00000000" w:rsidR="00000000" w:rsidRPr="00000000">
        <w:rPr>
          <w:rtl w:val="0"/>
        </w:rPr>
      </w:r>
    </w:p>
    <w:tbl>
      <w:tblPr>
        <w:tblStyle w:val="Table3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35"/>
        <w:gridCol w:w="4425"/>
        <w:tblGridChange w:id="0">
          <w:tblGrid>
            <w:gridCol w:w="4935"/>
            <w:gridCol w:w="4425"/>
          </w:tblGrid>
        </w:tblGridChange>
      </w:tblGrid>
      <w:tr>
        <w:trPr>
          <w:cantSplit w:val="0"/>
          <w:tblHeader w:val="0"/>
        </w:trPr>
        <w:tc>
          <w:tcPr>
            <w:tcBorders>
              <w:top w:color="efefef" w:space="0" w:sz="8" w:val="single"/>
              <w:left w:color="efefef" w:space="0" w:sz="8" w:val="single"/>
              <w:bottom w:color="666666" w:space="0" w:sz="8" w:val="single"/>
              <w:right w:color="efefef" w:space="0" w:sz="8" w:val="single"/>
            </w:tcBorders>
            <w:shd w:fill="efefef" w:val="clear"/>
          </w:tcPr>
          <w:p w:rsidR="00000000" w:rsidDel="00000000" w:rsidP="00000000" w:rsidRDefault="00000000" w:rsidRPr="00000000" w14:paraId="000001B8">
            <w:pPr>
              <w:widowControl w:val="0"/>
              <w:spacing w:line="240" w:lineRule="auto"/>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Anticipated Process</w:t>
            </w:r>
          </w:p>
        </w:tc>
        <w:tc>
          <w:tcPr>
            <w:tcBorders>
              <w:top w:color="efefef" w:space="0" w:sz="8" w:val="single"/>
              <w:left w:color="efefef" w:space="0" w:sz="8" w:val="single"/>
              <w:bottom w:color="666666" w:space="0" w:sz="8" w:val="single"/>
              <w:right w:color="efefef" w:space="0" w:sz="8" w:val="single"/>
            </w:tcBorders>
            <w:shd w:fill="efefef" w:val="clear"/>
          </w:tcPr>
          <w:p w:rsidR="00000000" w:rsidDel="00000000" w:rsidP="00000000" w:rsidRDefault="00000000" w:rsidRPr="00000000" w14:paraId="000001B9">
            <w:pPr>
              <w:widowControl w:val="0"/>
              <w:spacing w:line="240" w:lineRule="auto"/>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Anticipated Handover</w:t>
            </w:r>
          </w:p>
        </w:tc>
      </w:tr>
      <w:tr>
        <w:trPr>
          <w:cantSplit w:val="0"/>
          <w:tblHeader w:val="0"/>
        </w:trPr>
        <w:tc>
          <w:tcPr>
            <w:tcBorders>
              <w:top w:color="666666" w:space="0" w:sz="8" w:val="single"/>
              <w:left w:color="efefef" w:space="0" w:sz="6" w:val="single"/>
              <w:bottom w:color="666666" w:space="0" w:sz="6" w:val="single"/>
              <w:right w:color="efefef" w:space="0" w:sz="8" w:val="single"/>
            </w:tcBorders>
            <w:shd w:fill="efefef" w:val="clear"/>
          </w:tcPr>
          <w:p w:rsidR="00000000" w:rsidDel="00000000" w:rsidP="00000000" w:rsidRDefault="00000000" w:rsidRPr="00000000" w14:paraId="000001BA">
            <w:pPr>
              <w:numPr>
                <w:ilvl w:val="0"/>
                <w:numId w:val="6"/>
              </w:numPr>
              <w:ind w:left="720" w:hanging="360"/>
              <w:rPr>
                <w:i w:val="1"/>
                <w:iCs w:val="1"/>
              </w:rPr>
            </w:pPr>
            <w:r w:rsidDel="00000000" w:rsidR="00000000" w:rsidRPr="00000000">
              <w:rPr>
                <w:rFonts w:ascii="Inter" w:cs="Inter" w:eastAsia="Inter" w:hAnsi="Inter"/>
                <w:b w:val="1"/>
                <w:bCs w:val="1"/>
                <w:i w:val="1"/>
                <w:iCs w:val="1"/>
                <w:sz w:val="20"/>
                <w:szCs w:val="20"/>
                <w:rtl w:val="0"/>
              </w:rPr>
              <w:t xml:space="preserve">Engineering sprints</w:t>
            </w:r>
            <w:r w:rsidDel="00000000" w:rsidR="00000000" w:rsidRPr="00000000">
              <w:rPr>
                <w:rFonts w:ascii="Inter" w:cs="Inter" w:eastAsia="Inter" w:hAnsi="Inter"/>
                <w:i w:val="1"/>
                <w:iCs w:val="1"/>
                <w:sz w:val="20"/>
                <w:szCs w:val="20"/>
                <w:rtl w:val="0"/>
              </w:rPr>
              <w:t xml:space="preserve"> drive continuous build and delivery cycles to push software to production.</w:t>
            </w:r>
          </w:p>
          <w:p w:rsidR="00000000" w:rsidDel="00000000" w:rsidP="00000000" w:rsidRDefault="00000000" w:rsidRPr="00000000" w14:paraId="000001BB">
            <w:pPr>
              <w:numPr>
                <w:ilvl w:val="0"/>
                <w:numId w:val="6"/>
              </w:numPr>
              <w:ind w:left="720" w:hanging="360"/>
              <w:rPr>
                <w:i w:val="1"/>
                <w:iCs w:val="1"/>
              </w:rPr>
            </w:pPr>
            <w:r w:rsidDel="00000000" w:rsidR="00000000" w:rsidRPr="00000000">
              <w:rPr>
                <w:rFonts w:ascii="Inter" w:cs="Inter" w:eastAsia="Inter" w:hAnsi="Inter"/>
                <w:b w:val="1"/>
                <w:bCs w:val="1"/>
                <w:i w:val="1"/>
                <w:iCs w:val="1"/>
                <w:sz w:val="20"/>
                <w:szCs w:val="20"/>
                <w:rtl w:val="0"/>
              </w:rPr>
              <w:t xml:space="preserve">Designers sync directly inside active sprints, </w:t>
            </w:r>
            <w:r w:rsidDel="00000000" w:rsidR="00000000" w:rsidRPr="00000000">
              <w:rPr>
                <w:rFonts w:ascii="Inter" w:cs="Inter" w:eastAsia="Inter" w:hAnsi="Inter"/>
                <w:i w:val="1"/>
                <w:iCs w:val="1"/>
                <w:sz w:val="20"/>
                <w:szCs w:val="20"/>
                <w:rtl w:val="0"/>
              </w:rPr>
              <w:t xml:space="preserve">working concurrently with engineering rather than ahead or behind them.</w:t>
            </w:r>
          </w:p>
          <w:p w:rsidR="00000000" w:rsidDel="00000000" w:rsidP="00000000" w:rsidRDefault="00000000" w:rsidRPr="00000000" w14:paraId="000001BC">
            <w:pPr>
              <w:numPr>
                <w:ilvl w:val="0"/>
                <w:numId w:val="6"/>
              </w:numPr>
              <w:ind w:left="720" w:hanging="360"/>
              <w:rPr>
                <w:i w:val="1"/>
                <w:iCs w:val="1"/>
              </w:rPr>
            </w:pPr>
            <w:r w:rsidDel="00000000" w:rsidR="00000000" w:rsidRPr="00000000">
              <w:rPr>
                <w:rFonts w:ascii="Inter" w:cs="Inter" w:eastAsia="Inter" w:hAnsi="Inter"/>
                <w:b w:val="1"/>
                <w:bCs w:val="1"/>
                <w:i w:val="1"/>
                <w:iCs w:val="1"/>
                <w:sz w:val="20"/>
                <w:szCs w:val="20"/>
                <w:rtl w:val="0"/>
              </w:rPr>
              <w:t xml:space="preserve">User testing occurs continuously</w:t>
            </w:r>
            <w:r w:rsidDel="00000000" w:rsidR="00000000" w:rsidRPr="00000000">
              <w:rPr>
                <w:rFonts w:ascii="Inter" w:cs="Inter" w:eastAsia="Inter" w:hAnsi="Inter"/>
                <w:i w:val="1"/>
                <w:iCs w:val="1"/>
                <w:sz w:val="20"/>
                <w:szCs w:val="20"/>
                <w:rtl w:val="0"/>
              </w:rPr>
              <w:t xml:space="preserve"> as new features ship, gathering real-world validation from citizens.</w:t>
            </w:r>
          </w:p>
          <w:p w:rsidR="00000000" w:rsidDel="00000000" w:rsidP="00000000" w:rsidRDefault="00000000" w:rsidRPr="00000000" w14:paraId="000001BD">
            <w:pPr>
              <w:numPr>
                <w:ilvl w:val="0"/>
                <w:numId w:val="6"/>
              </w:numPr>
              <w:ind w:left="720" w:hanging="360"/>
              <w:rPr>
                <w:i w:val="1"/>
                <w:iCs w:val="1"/>
              </w:rPr>
            </w:pPr>
            <w:r w:rsidDel="00000000" w:rsidR="00000000" w:rsidRPr="00000000">
              <w:rPr>
                <w:rFonts w:ascii="Inter" w:cs="Inter" w:eastAsia="Inter" w:hAnsi="Inter"/>
                <w:b w:val="1"/>
                <w:bCs w:val="1"/>
                <w:i w:val="1"/>
                <w:iCs w:val="1"/>
                <w:sz w:val="20"/>
                <w:szCs w:val="20"/>
                <w:rtl w:val="0"/>
              </w:rPr>
              <w:t xml:space="preserve">Design QA ensures production code remains true</w:t>
            </w:r>
            <w:r w:rsidDel="00000000" w:rsidR="00000000" w:rsidRPr="00000000">
              <w:rPr>
                <w:rFonts w:ascii="Inter" w:cs="Inter" w:eastAsia="Inter" w:hAnsi="Inter"/>
                <w:i w:val="1"/>
                <w:iCs w:val="1"/>
                <w:sz w:val="20"/>
                <w:szCs w:val="20"/>
                <w:rtl w:val="0"/>
              </w:rPr>
              <w:t xml:space="preserve"> to validate user experience.</w:t>
            </w:r>
          </w:p>
          <w:p w:rsidR="00000000" w:rsidDel="00000000" w:rsidP="00000000" w:rsidRDefault="00000000" w:rsidRPr="00000000" w14:paraId="000001BE">
            <w:pPr>
              <w:numPr>
                <w:ilvl w:val="0"/>
                <w:numId w:val="6"/>
              </w:numPr>
              <w:ind w:left="720" w:hanging="360"/>
              <w:rPr>
                <w:i w:val="1"/>
                <w:iCs w:val="1"/>
              </w:rPr>
            </w:pPr>
            <w:r w:rsidDel="00000000" w:rsidR="00000000" w:rsidRPr="00000000">
              <w:rPr>
                <w:rFonts w:ascii="Inter" w:cs="Inter" w:eastAsia="Inter" w:hAnsi="Inter"/>
                <w:b w:val="1"/>
                <w:bCs w:val="1"/>
                <w:i w:val="1"/>
                <w:iCs w:val="1"/>
                <w:sz w:val="20"/>
                <w:szCs w:val="20"/>
                <w:rtl w:val="0"/>
              </w:rPr>
              <w:t xml:space="preserve">Discovery loop run in parallel, </w:t>
            </w:r>
            <w:r w:rsidDel="00000000" w:rsidR="00000000" w:rsidRPr="00000000">
              <w:rPr>
                <w:rFonts w:ascii="Inter" w:cs="Inter" w:eastAsia="Inter" w:hAnsi="Inter"/>
                <w:i w:val="1"/>
                <w:iCs w:val="1"/>
                <w:sz w:val="20"/>
                <w:szCs w:val="20"/>
                <w:rtl w:val="0"/>
              </w:rPr>
              <w:t xml:space="preserve">feeding fresh insights back into the upcoming product roadmap.</w:t>
            </w:r>
          </w:p>
          <w:p w:rsidR="00000000" w:rsidDel="00000000" w:rsidP="00000000" w:rsidRDefault="00000000" w:rsidRPr="00000000" w14:paraId="000001BF">
            <w:pPr>
              <w:numPr>
                <w:ilvl w:val="0"/>
                <w:numId w:val="6"/>
              </w:numPr>
              <w:ind w:left="720" w:hanging="360"/>
              <w:rPr>
                <w:i w:val="1"/>
                <w:iCs w:val="1"/>
              </w:rPr>
            </w:pPr>
            <w:r w:rsidDel="00000000" w:rsidR="00000000" w:rsidRPr="00000000">
              <w:rPr>
                <w:rFonts w:ascii="Inter" w:cs="Inter" w:eastAsia="Inter" w:hAnsi="Inter"/>
                <w:b w:val="1"/>
                <w:bCs w:val="1"/>
                <w:i w:val="1"/>
                <w:iCs w:val="1"/>
                <w:sz w:val="20"/>
                <w:szCs w:val="20"/>
                <w:rtl w:val="0"/>
              </w:rPr>
              <w:t xml:space="preserve">Capability building continues dynamically</w:t>
            </w:r>
            <w:r w:rsidDel="00000000" w:rsidR="00000000" w:rsidRPr="00000000">
              <w:rPr>
                <w:rFonts w:ascii="Inter" w:cs="Inter" w:eastAsia="Inter" w:hAnsi="Inter"/>
                <w:i w:val="1"/>
                <w:iCs w:val="1"/>
                <w:sz w:val="20"/>
                <w:szCs w:val="20"/>
                <w:rtl w:val="0"/>
              </w:rPr>
              <w:t xml:space="preserve">, growing the partner agency’s confidence and independence throughout the build.</w:t>
            </w:r>
          </w:p>
        </w:tc>
        <w:tc>
          <w:tcPr>
            <w:tcBorders>
              <w:top w:color="666666" w:space="0" w:sz="8" w:val="single"/>
              <w:left w:color="efefef" w:space="0" w:sz="8" w:val="single"/>
              <w:bottom w:color="434343" w:space="0" w:sz="8" w:val="single"/>
              <w:right w:color="efefef" w:space="0" w:sz="8" w:val="single"/>
            </w:tcBorders>
            <w:shd w:fill="efefef" w:val="clear"/>
          </w:tcPr>
          <w:p w:rsidR="00000000" w:rsidDel="00000000" w:rsidP="00000000" w:rsidRDefault="00000000" w:rsidRPr="00000000" w14:paraId="000001C0">
            <w:pPr>
              <w:widowControl w:val="0"/>
              <w:numPr>
                <w:ilvl w:val="0"/>
                <w:numId w:val="26"/>
              </w:numPr>
              <w:spacing w:line="240" w:lineRule="auto"/>
              <w:ind w:left="720" w:hanging="360"/>
              <w:rPr>
                <w:rFonts w:ascii="Inter" w:cs="Inter" w:eastAsia="Inter" w:hAnsi="Inter"/>
                <w:sz w:val="20"/>
                <w:szCs w:val="20"/>
              </w:rPr>
            </w:pPr>
            <w:r w:rsidDel="00000000" w:rsidR="00000000" w:rsidRPr="00000000">
              <w:rPr>
                <w:rFonts w:ascii="Inter" w:cs="Inter" w:eastAsia="Inter" w:hAnsi="Inter"/>
                <w:sz w:val="20"/>
                <w:szCs w:val="20"/>
                <w:rtl w:val="0"/>
              </w:rPr>
              <w:t xml:space="preserve">Shipped product increments</w:t>
            </w:r>
          </w:p>
          <w:p w:rsidR="00000000" w:rsidDel="00000000" w:rsidP="00000000" w:rsidRDefault="00000000" w:rsidRPr="00000000" w14:paraId="000001C1">
            <w:pPr>
              <w:widowControl w:val="0"/>
              <w:numPr>
                <w:ilvl w:val="0"/>
                <w:numId w:val="26"/>
              </w:numPr>
              <w:spacing w:line="240" w:lineRule="auto"/>
              <w:ind w:left="720" w:hanging="360"/>
              <w:rPr>
                <w:rFonts w:ascii="Inter" w:cs="Inter" w:eastAsia="Inter" w:hAnsi="Inter"/>
                <w:sz w:val="20"/>
                <w:szCs w:val="20"/>
              </w:rPr>
            </w:pPr>
            <w:r w:rsidDel="00000000" w:rsidR="00000000" w:rsidRPr="00000000">
              <w:rPr>
                <w:rFonts w:ascii="Inter" w:cs="Inter" w:eastAsia="Inter" w:hAnsi="Inter"/>
                <w:sz w:val="20"/>
                <w:szCs w:val="20"/>
                <w:rtl w:val="0"/>
              </w:rPr>
              <w:t xml:space="preserve">An updated roadmap</w:t>
            </w:r>
          </w:p>
          <w:p w:rsidR="00000000" w:rsidDel="00000000" w:rsidP="00000000" w:rsidRDefault="00000000" w:rsidRPr="00000000" w14:paraId="000001C2">
            <w:pPr>
              <w:widowControl w:val="0"/>
              <w:numPr>
                <w:ilvl w:val="0"/>
                <w:numId w:val="26"/>
              </w:numPr>
              <w:spacing w:line="240" w:lineRule="auto"/>
              <w:ind w:left="720" w:hanging="360"/>
              <w:rPr>
                <w:rFonts w:ascii="Inter" w:cs="Inter" w:eastAsia="Inter" w:hAnsi="Inter"/>
                <w:sz w:val="20"/>
                <w:szCs w:val="20"/>
              </w:rPr>
            </w:pPr>
            <w:r w:rsidDel="00000000" w:rsidR="00000000" w:rsidRPr="00000000">
              <w:rPr>
                <w:rFonts w:ascii="Inter" w:cs="Inter" w:eastAsia="Inter" w:hAnsi="Inter"/>
                <w:sz w:val="20"/>
                <w:szCs w:val="20"/>
                <w:rtl w:val="0"/>
              </w:rPr>
              <w:t xml:space="preserve">Documentation and release notes</w:t>
            </w:r>
          </w:p>
          <w:p w:rsidR="00000000" w:rsidDel="00000000" w:rsidP="00000000" w:rsidRDefault="00000000" w:rsidRPr="00000000" w14:paraId="000001C3">
            <w:pPr>
              <w:widowControl w:val="0"/>
              <w:spacing w:line="240" w:lineRule="auto"/>
              <w:rPr>
                <w:rFonts w:ascii="Inter" w:cs="Inter" w:eastAsia="Inter" w:hAnsi="Inter"/>
                <w:sz w:val="20"/>
                <w:szCs w:val="20"/>
              </w:rPr>
            </w:pPr>
            <w:r w:rsidDel="00000000" w:rsidR="00000000" w:rsidRPr="00000000">
              <w:rPr>
                <w:rtl w:val="0"/>
              </w:rPr>
            </w:r>
          </w:p>
          <w:p w:rsidR="00000000" w:rsidDel="00000000" w:rsidP="00000000" w:rsidRDefault="00000000" w:rsidRPr="00000000" w14:paraId="000001C4">
            <w:pPr>
              <w:widowControl w:val="0"/>
              <w:spacing w:line="240" w:lineRule="auto"/>
              <w:rPr>
                <w:rFonts w:ascii="Inter" w:cs="Inter" w:eastAsia="Inter" w:hAnsi="Inter"/>
                <w:sz w:val="20"/>
                <w:szCs w:val="20"/>
              </w:rPr>
            </w:pPr>
            <w:r w:rsidDel="00000000" w:rsidR="00000000" w:rsidRPr="00000000">
              <w:rPr>
                <w:rtl w:val="0"/>
              </w:rPr>
            </w:r>
          </w:p>
        </w:tc>
      </w:tr>
    </w:tbl>
    <w:p w:rsidR="00000000" w:rsidDel="00000000" w:rsidP="00000000" w:rsidRDefault="00000000" w:rsidRPr="00000000" w14:paraId="000001C5">
      <w:pPr>
        <w:widowControl w:val="0"/>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01C6">
      <w:pPr>
        <w:pStyle w:val="Heading3"/>
        <w:widowControl w:val="0"/>
        <w:spacing w:line="240" w:lineRule="auto"/>
        <w:rPr/>
      </w:pPr>
      <w:bookmarkStart w:colFirst="0" w:colLast="0" w:name="_9w4k7wey96hu" w:id="25"/>
      <w:bookmarkEnd w:id="25"/>
      <w:r w:rsidDel="00000000" w:rsidR="00000000" w:rsidRPr="00000000">
        <w:rPr>
          <w:b w:val="1"/>
          <w:bCs w:val="1"/>
          <w:rtl w:val="0"/>
        </w:rPr>
        <w:t xml:space="preserve">4.4 - Support and Maintenance</w:t>
      </w:r>
      <w:r w:rsidDel="00000000" w:rsidR="00000000" w:rsidRPr="00000000">
        <w:rPr>
          <w:rtl w:val="0"/>
        </w:rPr>
      </w:r>
    </w:p>
    <w:p w:rsidR="00000000" w:rsidDel="00000000" w:rsidP="00000000" w:rsidRDefault="00000000" w:rsidRPr="00000000" w14:paraId="000001C7">
      <w:pPr>
        <w:rPr>
          <w:rFonts w:ascii="Inter" w:cs="Inter" w:eastAsia="Inter" w:hAnsi="Inter"/>
        </w:rPr>
      </w:pPr>
      <w:r w:rsidDel="00000000" w:rsidR="00000000" w:rsidRPr="00000000">
        <w:rPr>
          <w:rFonts w:ascii="Inter" w:cs="Inter" w:eastAsia="Inter" w:hAnsi="Inter"/>
          <w:rtl w:val="0"/>
        </w:rPr>
        <w:t xml:space="preserve">By this point, the agency partner should have the capability to run the product independently (see 3.3 Building Lasting Capability). We are not engaged in this process, however, the GTC team may continue to advise agency partners on growing their capabilities (see 3.3 Building Lasting Capabilities). Our ultimate goal is never to manage the product on their behalf, but to ensure a sustainable handover.</w:t>
      </w:r>
    </w:p>
    <w:p w:rsidR="00000000" w:rsidDel="00000000" w:rsidP="00000000" w:rsidRDefault="00000000" w:rsidRPr="00000000" w14:paraId="000001C8">
      <w:pPr>
        <w:rPr>
          <w:rFonts w:ascii="Inter" w:cs="Inter" w:eastAsia="Inter" w:hAnsi="Inter"/>
          <w:i w:val="1"/>
          <w:iCs w:val="1"/>
        </w:rPr>
      </w:pPr>
      <w:r w:rsidDel="00000000" w:rsidR="00000000" w:rsidRPr="00000000">
        <w:rPr>
          <w:rtl w:val="0"/>
        </w:rPr>
      </w:r>
    </w:p>
    <w:tbl>
      <w:tblPr>
        <w:tblStyle w:val="Table3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1C9">
            <w:pPr>
              <w:widowControl w:val="0"/>
              <w:spacing w:line="240" w:lineRule="auto"/>
              <w:rPr>
                <w:rFonts w:ascii="Inter" w:cs="Inter" w:eastAsia="Inter" w:hAnsi="Inter"/>
                <w:b w:val="1"/>
                <w:bCs w:val="1"/>
              </w:rPr>
            </w:pPr>
            <w:r w:rsidDel="00000000" w:rsidR="00000000" w:rsidRPr="00000000">
              <w:rPr>
                <w:rFonts w:ascii="Inter" w:cs="Inter" w:eastAsia="Inter" w:hAnsi="Inter"/>
                <w:b w:val="1"/>
                <w:bCs w:val="1"/>
                <w:rtl w:val="0"/>
              </w:rPr>
              <w:t xml:space="preserve">A Note on this Stage:</w:t>
            </w:r>
          </w:p>
          <w:p w:rsidR="00000000" w:rsidDel="00000000" w:rsidP="00000000" w:rsidRDefault="00000000" w:rsidRPr="00000000" w14:paraId="000001CA">
            <w:pPr>
              <w:widowControl w:val="0"/>
              <w:spacing w:line="240" w:lineRule="auto"/>
              <w:rPr>
                <w:rFonts w:ascii="Inter" w:cs="Inter" w:eastAsia="Inter" w:hAnsi="Inter"/>
              </w:rPr>
            </w:pPr>
            <w:r w:rsidDel="00000000" w:rsidR="00000000" w:rsidRPr="00000000">
              <w:rPr>
                <w:rFonts w:ascii="Inter" w:cs="Inter" w:eastAsia="Inter" w:hAnsi="Inter"/>
                <w:rtl w:val="0"/>
              </w:rPr>
              <w:t xml:space="preserve">As the GTC Design team has yet to reach this stage in our active engagements, the following notes are based on our collective external experience. We expect to refine these steps as we execute them alongside our agency partners.</w:t>
            </w:r>
          </w:p>
        </w:tc>
      </w:tr>
    </w:tbl>
    <w:p w:rsidR="00000000" w:rsidDel="00000000" w:rsidP="00000000" w:rsidRDefault="00000000" w:rsidRPr="00000000" w14:paraId="000001CB">
      <w:pPr>
        <w:widowControl w:val="0"/>
        <w:spacing w:line="240" w:lineRule="auto"/>
        <w:rPr>
          <w:rFonts w:ascii="Inter" w:cs="Inter" w:eastAsia="Inter" w:hAnsi="Inter"/>
        </w:rPr>
      </w:pPr>
      <w:r w:rsidDel="00000000" w:rsidR="00000000" w:rsidRPr="00000000">
        <w:rPr>
          <w:rtl w:val="0"/>
        </w:rPr>
      </w:r>
    </w:p>
    <w:tbl>
      <w:tblPr>
        <w:tblStyle w:val="Table3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35"/>
        <w:gridCol w:w="4425"/>
        <w:tblGridChange w:id="0">
          <w:tblGrid>
            <w:gridCol w:w="4935"/>
            <w:gridCol w:w="4425"/>
          </w:tblGrid>
        </w:tblGridChange>
      </w:tblGrid>
      <w:tr>
        <w:trPr>
          <w:cantSplit w:val="0"/>
          <w:tblHeader w:val="0"/>
        </w:trPr>
        <w:tc>
          <w:tcPr>
            <w:tcBorders>
              <w:top w:color="efefef" w:space="0" w:sz="8" w:val="single"/>
              <w:left w:color="efefef" w:space="0" w:sz="8" w:val="single"/>
              <w:bottom w:color="666666" w:space="0" w:sz="8" w:val="single"/>
              <w:right w:color="efefef" w:space="0" w:sz="8" w:val="single"/>
            </w:tcBorders>
            <w:shd w:fill="efefef" w:val="clear"/>
          </w:tcPr>
          <w:p w:rsidR="00000000" w:rsidDel="00000000" w:rsidP="00000000" w:rsidRDefault="00000000" w:rsidRPr="00000000" w14:paraId="000001CC">
            <w:pPr>
              <w:widowControl w:val="0"/>
              <w:spacing w:line="240" w:lineRule="auto"/>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Anticipated Process</w:t>
            </w:r>
          </w:p>
        </w:tc>
        <w:tc>
          <w:tcPr>
            <w:tcBorders>
              <w:top w:color="efefef" w:space="0" w:sz="8" w:val="single"/>
              <w:left w:color="efefef" w:space="0" w:sz="8" w:val="single"/>
              <w:bottom w:color="666666" w:space="0" w:sz="8" w:val="single"/>
              <w:right w:color="efefef" w:space="0" w:sz="8" w:val="single"/>
            </w:tcBorders>
            <w:shd w:fill="efefef" w:val="clear"/>
          </w:tcPr>
          <w:p w:rsidR="00000000" w:rsidDel="00000000" w:rsidP="00000000" w:rsidRDefault="00000000" w:rsidRPr="00000000" w14:paraId="000001CD">
            <w:pPr>
              <w:widowControl w:val="0"/>
              <w:spacing w:line="240" w:lineRule="auto"/>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Anticipated Handover</w:t>
            </w:r>
          </w:p>
        </w:tc>
      </w:tr>
      <w:tr>
        <w:trPr>
          <w:cantSplit w:val="0"/>
          <w:tblHeader w:val="0"/>
        </w:trPr>
        <w:tc>
          <w:tcPr>
            <w:tcBorders>
              <w:top w:color="666666" w:space="0" w:sz="8" w:val="single"/>
              <w:left w:color="efefef" w:space="0" w:sz="8" w:val="single"/>
              <w:bottom w:color="666666" w:space="0" w:sz="8" w:val="single"/>
              <w:right w:color="efefef" w:space="0" w:sz="8" w:val="single"/>
            </w:tcBorders>
            <w:shd w:fill="efefef" w:val="clear"/>
          </w:tcPr>
          <w:p w:rsidR="00000000" w:rsidDel="00000000" w:rsidP="00000000" w:rsidRDefault="00000000" w:rsidRPr="00000000" w14:paraId="000001CE">
            <w:pPr>
              <w:numPr>
                <w:ilvl w:val="0"/>
                <w:numId w:val="6"/>
              </w:numPr>
              <w:ind w:left="720" w:hanging="360"/>
              <w:rPr>
                <w:sz w:val="20"/>
                <w:szCs w:val="20"/>
              </w:rPr>
            </w:pPr>
            <w:r w:rsidDel="00000000" w:rsidR="00000000" w:rsidRPr="00000000">
              <w:rPr>
                <w:rFonts w:ascii="Inter" w:cs="Inter" w:eastAsia="Inter" w:hAnsi="Inter"/>
                <w:b w:val="1"/>
                <w:bCs w:val="1"/>
                <w:sz w:val="20"/>
                <w:szCs w:val="20"/>
                <w:rtl w:val="0"/>
              </w:rPr>
              <w:t xml:space="preserve">GTC support decreases gradually </w:t>
            </w:r>
            <w:r w:rsidDel="00000000" w:rsidR="00000000" w:rsidRPr="00000000">
              <w:rPr>
                <w:rFonts w:ascii="Inter" w:cs="Inter" w:eastAsia="Inter" w:hAnsi="Inter"/>
                <w:sz w:val="20"/>
                <w:szCs w:val="20"/>
                <w:rtl w:val="0"/>
              </w:rPr>
              <w:t xml:space="preserve">as the partner agency team finds its footing.</w:t>
            </w:r>
          </w:p>
          <w:p w:rsidR="00000000" w:rsidDel="00000000" w:rsidP="00000000" w:rsidRDefault="00000000" w:rsidRPr="00000000" w14:paraId="000001CF">
            <w:pPr>
              <w:numPr>
                <w:ilvl w:val="0"/>
                <w:numId w:val="6"/>
              </w:numPr>
              <w:ind w:left="720" w:hanging="360"/>
              <w:rPr>
                <w:sz w:val="20"/>
                <w:szCs w:val="20"/>
              </w:rPr>
            </w:pPr>
            <w:r w:rsidDel="00000000" w:rsidR="00000000" w:rsidRPr="00000000">
              <w:rPr>
                <w:rFonts w:ascii="Inter" w:cs="Inter" w:eastAsia="Inter" w:hAnsi="Inter"/>
                <w:b w:val="1"/>
                <w:bCs w:val="1"/>
                <w:sz w:val="20"/>
                <w:szCs w:val="20"/>
                <w:rtl w:val="0"/>
              </w:rPr>
              <w:t xml:space="preserve">Live metrics alert the team to operational issues</w:t>
            </w:r>
            <w:r w:rsidDel="00000000" w:rsidR="00000000" w:rsidRPr="00000000">
              <w:rPr>
                <w:rFonts w:ascii="Inter" w:cs="Inter" w:eastAsia="Inter" w:hAnsi="Inter"/>
                <w:sz w:val="20"/>
                <w:szCs w:val="20"/>
                <w:rtl w:val="0"/>
              </w:rPr>
              <w:t xml:space="preserve"> and usage anomalies needing attention.</w:t>
            </w:r>
            <w:r w:rsidDel="00000000" w:rsidR="00000000" w:rsidRPr="00000000">
              <w:rPr>
                <w:rtl w:val="0"/>
              </w:rPr>
            </w:r>
          </w:p>
          <w:p w:rsidR="00000000" w:rsidDel="00000000" w:rsidP="00000000" w:rsidRDefault="00000000" w:rsidRPr="00000000" w14:paraId="000001D0">
            <w:pPr>
              <w:numPr>
                <w:ilvl w:val="0"/>
                <w:numId w:val="6"/>
              </w:numPr>
              <w:ind w:left="720" w:hanging="360"/>
              <w:rPr>
                <w:sz w:val="20"/>
                <w:szCs w:val="20"/>
              </w:rPr>
            </w:pPr>
            <w:r w:rsidDel="00000000" w:rsidR="00000000" w:rsidRPr="00000000">
              <w:rPr>
                <w:rFonts w:ascii="Inter" w:cs="Inter" w:eastAsia="Inter" w:hAnsi="Inter"/>
                <w:b w:val="1"/>
                <w:bCs w:val="1"/>
                <w:sz w:val="20"/>
                <w:szCs w:val="20"/>
                <w:rtl w:val="0"/>
              </w:rPr>
              <w:t xml:space="preserve">Team offboarding ensures a deliberate handover,</w:t>
            </w:r>
            <w:r w:rsidDel="00000000" w:rsidR="00000000" w:rsidRPr="00000000">
              <w:rPr>
                <w:rFonts w:ascii="Inter" w:cs="Inter" w:eastAsia="Inter" w:hAnsi="Inter"/>
                <w:sz w:val="20"/>
                <w:szCs w:val="20"/>
                <w:rtl w:val="0"/>
              </w:rPr>
              <w:t xml:space="preserve"> transferring full ownership to the agency rather than defaulting to us.</w:t>
            </w:r>
            <w:r w:rsidDel="00000000" w:rsidR="00000000" w:rsidRPr="00000000">
              <w:rPr>
                <w:rtl w:val="0"/>
              </w:rPr>
            </w:r>
          </w:p>
        </w:tc>
        <w:tc>
          <w:tcPr>
            <w:tcBorders>
              <w:top w:color="666666" w:space="0" w:sz="8" w:val="single"/>
              <w:left w:color="efefef" w:space="0" w:sz="8" w:val="single"/>
              <w:bottom w:color="434343" w:space="0" w:sz="8" w:val="single"/>
              <w:right w:color="efefef" w:space="0" w:sz="8" w:val="single"/>
            </w:tcBorders>
            <w:shd w:fill="efefef" w:val="clear"/>
          </w:tcPr>
          <w:p w:rsidR="00000000" w:rsidDel="00000000" w:rsidP="00000000" w:rsidRDefault="00000000" w:rsidRPr="00000000" w14:paraId="000001D1">
            <w:pPr>
              <w:widowControl w:val="0"/>
              <w:numPr>
                <w:ilvl w:val="0"/>
                <w:numId w:val="26"/>
              </w:numPr>
              <w:spacing w:line="240" w:lineRule="auto"/>
              <w:ind w:left="720" w:hanging="360"/>
              <w:rPr>
                <w:rFonts w:ascii="Inter" w:cs="Inter" w:eastAsia="Inter" w:hAnsi="Inter"/>
                <w:sz w:val="20"/>
                <w:szCs w:val="20"/>
              </w:rPr>
            </w:pPr>
            <w:r w:rsidDel="00000000" w:rsidR="00000000" w:rsidRPr="00000000">
              <w:rPr>
                <w:rFonts w:ascii="Inter" w:cs="Inter" w:eastAsia="Inter" w:hAnsi="Inter"/>
                <w:sz w:val="20"/>
                <w:szCs w:val="20"/>
                <w:rtl w:val="0"/>
              </w:rPr>
              <w:t xml:space="preserve">Handover documentation</w:t>
            </w:r>
          </w:p>
          <w:p w:rsidR="00000000" w:rsidDel="00000000" w:rsidP="00000000" w:rsidRDefault="00000000" w:rsidRPr="00000000" w14:paraId="000001D2">
            <w:pPr>
              <w:widowControl w:val="0"/>
              <w:numPr>
                <w:ilvl w:val="0"/>
                <w:numId w:val="26"/>
              </w:numPr>
              <w:spacing w:line="240" w:lineRule="auto"/>
              <w:ind w:left="720" w:hanging="360"/>
              <w:rPr>
                <w:rFonts w:ascii="Inter" w:cs="Inter" w:eastAsia="Inter" w:hAnsi="Inter"/>
                <w:sz w:val="20"/>
                <w:szCs w:val="20"/>
              </w:rPr>
            </w:pPr>
            <w:r w:rsidDel="00000000" w:rsidR="00000000" w:rsidRPr="00000000">
              <w:rPr>
                <w:rFonts w:ascii="Inter" w:cs="Inter" w:eastAsia="Inter" w:hAnsi="Inter"/>
                <w:sz w:val="20"/>
                <w:szCs w:val="20"/>
                <w:rtl w:val="0"/>
              </w:rPr>
              <w:t xml:space="preserve">An exit summary</w:t>
            </w:r>
          </w:p>
          <w:p w:rsidR="00000000" w:rsidDel="00000000" w:rsidP="00000000" w:rsidRDefault="00000000" w:rsidRPr="00000000" w14:paraId="000001D3">
            <w:pPr>
              <w:widowControl w:val="0"/>
              <w:numPr>
                <w:ilvl w:val="0"/>
                <w:numId w:val="26"/>
              </w:numPr>
              <w:spacing w:line="240" w:lineRule="auto"/>
              <w:ind w:left="720" w:hanging="360"/>
              <w:rPr>
                <w:rFonts w:ascii="Inter" w:cs="Inter" w:eastAsia="Inter" w:hAnsi="Inter"/>
                <w:sz w:val="20"/>
                <w:szCs w:val="20"/>
              </w:rPr>
            </w:pPr>
            <w:r w:rsidDel="00000000" w:rsidR="00000000" w:rsidRPr="00000000">
              <w:rPr>
                <w:rFonts w:ascii="Inter" w:cs="Inter" w:eastAsia="Inter" w:hAnsi="Inter"/>
                <w:sz w:val="20"/>
                <w:szCs w:val="20"/>
                <w:rtl w:val="0"/>
              </w:rPr>
              <w:t xml:space="preserve">Retrospective notes</w:t>
            </w:r>
          </w:p>
          <w:p w:rsidR="00000000" w:rsidDel="00000000" w:rsidP="00000000" w:rsidRDefault="00000000" w:rsidRPr="00000000" w14:paraId="000001D4">
            <w:pPr>
              <w:widowControl w:val="0"/>
              <w:spacing w:line="240" w:lineRule="auto"/>
              <w:rPr>
                <w:rFonts w:ascii="Inter" w:cs="Inter" w:eastAsia="Inter" w:hAnsi="Inter"/>
                <w:sz w:val="20"/>
                <w:szCs w:val="20"/>
              </w:rPr>
            </w:pPr>
            <w:r w:rsidDel="00000000" w:rsidR="00000000" w:rsidRPr="00000000">
              <w:rPr>
                <w:rtl w:val="0"/>
              </w:rPr>
            </w:r>
          </w:p>
          <w:p w:rsidR="00000000" w:rsidDel="00000000" w:rsidP="00000000" w:rsidRDefault="00000000" w:rsidRPr="00000000" w14:paraId="000001D5">
            <w:pPr>
              <w:widowControl w:val="0"/>
              <w:spacing w:line="240" w:lineRule="auto"/>
              <w:rPr>
                <w:rFonts w:ascii="Inter" w:cs="Inter" w:eastAsia="Inter" w:hAnsi="Inter"/>
                <w:sz w:val="20"/>
                <w:szCs w:val="20"/>
              </w:rPr>
            </w:pPr>
            <w:r w:rsidDel="00000000" w:rsidR="00000000" w:rsidRPr="00000000">
              <w:rPr>
                <w:rtl w:val="0"/>
              </w:rPr>
            </w:r>
          </w:p>
        </w:tc>
      </w:tr>
    </w:tbl>
    <w:p w:rsidR="00000000" w:rsidDel="00000000" w:rsidP="00000000" w:rsidRDefault="00000000" w:rsidRPr="00000000" w14:paraId="000001D6">
      <w:pPr>
        <w:pStyle w:val="Heading2"/>
        <w:rPr>
          <w:highlight w:val="yellow"/>
        </w:rPr>
      </w:pPr>
      <w:bookmarkStart w:colFirst="0" w:colLast="0" w:name="_tnw0kx4wqgt4" w:id="26"/>
      <w:bookmarkEnd w:id="26"/>
      <w:r w:rsidDel="00000000" w:rsidR="00000000" w:rsidRPr="00000000">
        <w:rPr>
          <w:rFonts w:ascii="Inter" w:cs="Inter" w:eastAsia="Inter" w:hAnsi="Inter"/>
          <w:sz w:val="48"/>
          <w:szCs w:val="48"/>
          <w:rtl w:val="0"/>
        </w:rPr>
        <w:t xml:space="preserve">05 · How We Work</w:t>
      </w:r>
      <w:r w:rsidDel="00000000" w:rsidR="00000000" w:rsidRPr="00000000">
        <w:rPr>
          <w:rtl w:val="0"/>
        </w:rPr>
      </w:r>
    </w:p>
    <w:p w:rsidR="00000000" w:rsidDel="00000000" w:rsidP="00000000" w:rsidRDefault="00000000" w:rsidRPr="00000000" w14:paraId="000001D7">
      <w:pPr>
        <w:widowControl w:val="0"/>
        <w:spacing w:line="240" w:lineRule="auto"/>
        <w:rPr/>
      </w:pPr>
      <w:r w:rsidDel="00000000" w:rsidR="00000000" w:rsidRPr="00000000">
        <w:rPr>
          <w:rtl w:val="0"/>
        </w:rPr>
        <w:t xml:space="preserve">We are always refining our approach to building a collaborative design team. This section is a working draft. For these principles and rituals to work, they must be debated and owned by the whole team. Take a look, add your feedback, and come ready to workshop them in our next session.</w:t>
      </w:r>
    </w:p>
    <w:p w:rsidR="00000000" w:rsidDel="00000000" w:rsidP="00000000" w:rsidRDefault="00000000" w:rsidRPr="00000000" w14:paraId="000001D8">
      <w:pPr>
        <w:pStyle w:val="Heading3"/>
        <w:widowControl w:val="0"/>
        <w:spacing w:line="240" w:lineRule="auto"/>
        <w:rPr>
          <w:b w:val="1"/>
          <w:bCs w:val="1"/>
        </w:rPr>
      </w:pPr>
      <w:bookmarkStart w:colFirst="0" w:colLast="0" w:name="_fem9mjh8w4d4" w:id="27"/>
      <w:bookmarkEnd w:id="27"/>
      <w:r w:rsidDel="00000000" w:rsidR="00000000" w:rsidRPr="00000000">
        <w:rPr>
          <w:b w:val="1"/>
          <w:bCs w:val="1"/>
          <w:rtl w:val="0"/>
        </w:rPr>
        <w:t xml:space="preserve">5.1 Our Operating Principles</w:t>
      </w:r>
    </w:p>
    <w:p w:rsidR="00000000" w:rsidDel="00000000" w:rsidP="00000000" w:rsidRDefault="00000000" w:rsidRPr="00000000" w14:paraId="000001D9">
      <w:pPr>
        <w:widowControl w:val="0"/>
        <w:spacing w:line="240" w:lineRule="auto"/>
        <w:rPr>
          <w:rFonts w:ascii="Inter" w:cs="Inter" w:eastAsia="Inter" w:hAnsi="Inter"/>
        </w:rPr>
      </w:pPr>
      <w:r w:rsidDel="00000000" w:rsidR="00000000" w:rsidRPr="00000000">
        <w:rPr>
          <w:rFonts w:ascii="Inter" w:cs="Inter" w:eastAsia="Inter" w:hAnsi="Inter"/>
          <w:rtl w:val="0"/>
        </w:rPr>
        <w:t xml:space="preserve">Operating principles aren't just abstract ideals—they’re about how we make decisions. These four pillars outline our shared framework for how we collaborate, protect our focus, and drive meaningful results.</w:t>
        <w:br w:type="textWrapping"/>
      </w:r>
    </w:p>
    <w:tbl>
      <w:tblPr>
        <w:tblStyle w:val="Table39"/>
        <w:tblW w:w="9375.0" w:type="dxa"/>
        <w:jc w:val="left"/>
        <w:tblInd w:w="-15.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2820"/>
        <w:gridCol w:w="6555"/>
        <w:tblGridChange w:id="0">
          <w:tblGrid>
            <w:gridCol w:w="2820"/>
            <w:gridCol w:w="6555"/>
          </w:tblGrid>
        </w:tblGridChange>
      </w:tblGrid>
      <w:tr>
        <w:trPr>
          <w:cantSplit w:val="0"/>
          <w:tblHeader w:val="0"/>
        </w:trPr>
        <w:tc>
          <w:tcPr/>
          <w:p w:rsidR="00000000" w:rsidDel="00000000" w:rsidP="00000000" w:rsidRDefault="00000000" w:rsidRPr="00000000" w14:paraId="000001DA">
            <w:pPr>
              <w:widowControl w:val="0"/>
              <w:numPr>
                <w:ilvl w:val="0"/>
                <w:numId w:val="5"/>
              </w:numPr>
              <w:spacing w:line="240" w:lineRule="auto"/>
              <w:ind w:left="720" w:hanging="360"/>
              <w:rPr>
                <w:rFonts w:ascii="Inter" w:cs="Inter" w:eastAsia="Inter" w:hAnsi="Inter"/>
                <w:b w:val="1"/>
                <w:bCs w:val="1"/>
              </w:rPr>
            </w:pPr>
            <w:r w:rsidDel="00000000" w:rsidR="00000000" w:rsidRPr="00000000">
              <w:rPr>
                <w:rFonts w:ascii="Inter" w:cs="Inter" w:eastAsia="Inter" w:hAnsi="Inter"/>
                <w:b w:val="1"/>
                <w:bCs w:val="1"/>
                <w:rtl w:val="0"/>
              </w:rPr>
              <w:t xml:space="preserve">High Trust: </w:t>
            </w:r>
          </w:p>
          <w:p w:rsidR="00000000" w:rsidDel="00000000" w:rsidP="00000000" w:rsidRDefault="00000000" w:rsidRPr="00000000" w14:paraId="000001DB">
            <w:pPr>
              <w:widowControl w:val="0"/>
              <w:spacing w:line="240" w:lineRule="auto"/>
              <w:ind w:left="720" w:firstLine="0"/>
              <w:rPr>
                <w:rFonts w:ascii="Inter" w:cs="Inter" w:eastAsia="Inter" w:hAnsi="Inter"/>
                <w:i w:val="1"/>
                <w:iCs w:val="1"/>
                <w:sz w:val="20"/>
                <w:szCs w:val="20"/>
              </w:rPr>
            </w:pPr>
            <w:r w:rsidDel="00000000" w:rsidR="00000000" w:rsidRPr="00000000">
              <w:rPr>
                <w:rFonts w:ascii="Inter" w:cs="Inter" w:eastAsia="Inter" w:hAnsi="Inter"/>
                <w:i w:val="1"/>
                <w:iCs w:val="1"/>
                <w:sz w:val="20"/>
                <w:szCs w:val="20"/>
                <w:rtl w:val="0"/>
              </w:rPr>
              <w:t xml:space="preserve">(Autonomy over Oversight)</w:t>
            </w:r>
          </w:p>
        </w:tc>
        <w:tc>
          <w:tcPr/>
          <w:p w:rsidR="00000000" w:rsidDel="00000000" w:rsidP="00000000" w:rsidRDefault="00000000" w:rsidRPr="00000000" w14:paraId="000001DC">
            <w:pPr>
              <w:widowControl w:val="0"/>
              <w:spacing w:line="240" w:lineRule="auto"/>
              <w:rPr>
                <w:rFonts w:ascii="Inter" w:cs="Inter" w:eastAsia="Inter" w:hAnsi="Inter"/>
              </w:rPr>
            </w:pPr>
            <w:r w:rsidDel="00000000" w:rsidR="00000000" w:rsidRPr="00000000">
              <w:rPr>
                <w:rFonts w:ascii="Inter" w:cs="Inter" w:eastAsia="Inter" w:hAnsi="Inter"/>
                <w:b w:val="1"/>
                <w:bCs w:val="1"/>
                <w:rtl w:val="0"/>
              </w:rPr>
              <w:t xml:space="preserve">We view each other as capable and well-intentioned.</w:t>
            </w:r>
            <w:r w:rsidDel="00000000" w:rsidR="00000000" w:rsidRPr="00000000">
              <w:rPr>
                <w:rFonts w:ascii="Inter" w:cs="Inter" w:eastAsia="Inter" w:hAnsi="Inter"/>
                <w:rtl w:val="0"/>
              </w:rPr>
              <w:t xml:space="preserve"> </w:t>
              <w:br w:type="textWrapping"/>
              <w:t xml:space="preserve">Our trust means eliminating micromanagement and giving everyone the space to own their execution</w:t>
            </w:r>
          </w:p>
        </w:tc>
      </w:tr>
      <w:tr>
        <w:trPr>
          <w:cantSplit w:val="0"/>
          <w:tblHeader w:val="0"/>
        </w:trPr>
        <w:tc>
          <w:tcPr/>
          <w:p w:rsidR="00000000" w:rsidDel="00000000" w:rsidP="00000000" w:rsidRDefault="00000000" w:rsidRPr="00000000" w14:paraId="000001DD">
            <w:pPr>
              <w:widowControl w:val="0"/>
              <w:numPr>
                <w:ilvl w:val="0"/>
                <w:numId w:val="36"/>
              </w:numPr>
              <w:spacing w:line="240" w:lineRule="auto"/>
              <w:ind w:left="720" w:hanging="360"/>
              <w:rPr>
                <w:rFonts w:ascii="Inter" w:cs="Inter" w:eastAsia="Inter" w:hAnsi="Inter"/>
                <w:b w:val="1"/>
                <w:bCs w:val="1"/>
              </w:rPr>
            </w:pPr>
            <w:r w:rsidDel="00000000" w:rsidR="00000000" w:rsidRPr="00000000">
              <w:rPr>
                <w:rFonts w:ascii="Inter" w:cs="Inter" w:eastAsia="Inter" w:hAnsi="Inter"/>
                <w:b w:val="1"/>
                <w:bCs w:val="1"/>
                <w:rtl w:val="0"/>
              </w:rPr>
              <w:t xml:space="preserve">High Agency: </w:t>
              <w:br w:type="textWrapping"/>
            </w:r>
            <w:r w:rsidDel="00000000" w:rsidR="00000000" w:rsidRPr="00000000">
              <w:rPr>
                <w:rFonts w:ascii="Inter" w:cs="Inter" w:eastAsia="Inter" w:hAnsi="Inter"/>
                <w:i w:val="1"/>
                <w:iCs w:val="1"/>
                <w:rtl w:val="0"/>
              </w:rPr>
              <w:t xml:space="preserve">(Initiative over Instruction)</w:t>
            </w:r>
          </w:p>
        </w:tc>
        <w:tc>
          <w:tcPr/>
          <w:p w:rsidR="00000000" w:rsidDel="00000000" w:rsidP="00000000" w:rsidRDefault="00000000" w:rsidRPr="00000000" w14:paraId="000001DE">
            <w:pPr>
              <w:widowControl w:val="0"/>
              <w:spacing w:line="240" w:lineRule="auto"/>
              <w:rPr>
                <w:rFonts w:ascii="Inter" w:cs="Inter" w:eastAsia="Inter" w:hAnsi="Inter"/>
              </w:rPr>
            </w:pPr>
            <w:r w:rsidDel="00000000" w:rsidR="00000000" w:rsidRPr="00000000">
              <w:rPr>
                <w:rFonts w:ascii="Inter" w:cs="Inter" w:eastAsia="Inter" w:hAnsi="Inter"/>
                <w:b w:val="1"/>
                <w:bCs w:val="1"/>
                <w:rtl w:val="0"/>
              </w:rPr>
              <w:t xml:space="preserve">We value proactivity over passivity.</w:t>
            </w:r>
            <w:r w:rsidDel="00000000" w:rsidR="00000000" w:rsidRPr="00000000">
              <w:rPr>
                <w:rFonts w:ascii="Inter" w:cs="Inter" w:eastAsia="Inter" w:hAnsi="Inter"/>
                <w:rtl w:val="0"/>
              </w:rPr>
              <w:t xml:space="preserve"> Having agency means stepping into the driver’s seat and owning the entire execution from start to finish—celebrating the wins and embracing the learning experiences.</w:t>
            </w:r>
          </w:p>
        </w:tc>
      </w:tr>
      <w:tr>
        <w:trPr>
          <w:cantSplit w:val="0"/>
          <w:tblHeader w:val="0"/>
        </w:trPr>
        <w:tc>
          <w:tcPr/>
          <w:p w:rsidR="00000000" w:rsidDel="00000000" w:rsidP="00000000" w:rsidRDefault="00000000" w:rsidRPr="00000000" w14:paraId="000001DF">
            <w:pPr>
              <w:widowControl w:val="0"/>
              <w:numPr>
                <w:ilvl w:val="0"/>
                <w:numId w:val="4"/>
              </w:numPr>
              <w:spacing w:line="240" w:lineRule="auto"/>
              <w:ind w:left="720" w:hanging="360"/>
              <w:rPr>
                <w:rFonts w:ascii="Inter" w:cs="Inter" w:eastAsia="Inter" w:hAnsi="Inter"/>
                <w:b w:val="1"/>
                <w:bCs w:val="1"/>
              </w:rPr>
            </w:pPr>
            <w:r w:rsidDel="00000000" w:rsidR="00000000" w:rsidRPr="00000000">
              <w:rPr>
                <w:rFonts w:ascii="Inter" w:cs="Inter" w:eastAsia="Inter" w:hAnsi="Inter"/>
                <w:b w:val="1"/>
                <w:bCs w:val="1"/>
                <w:rtl w:val="0"/>
              </w:rPr>
              <w:t xml:space="preserve">High Independence:</w:t>
              <w:br w:type="textWrapping"/>
            </w:r>
            <w:r w:rsidDel="00000000" w:rsidR="00000000" w:rsidRPr="00000000">
              <w:rPr>
                <w:rFonts w:ascii="Inter" w:cs="Inter" w:eastAsia="Inter" w:hAnsi="Inter"/>
                <w:i w:val="1"/>
                <w:iCs w:val="1"/>
                <w:rtl w:val="0"/>
              </w:rPr>
              <w:t xml:space="preserve">(Asynchronous over Assemblies)</w:t>
            </w:r>
          </w:p>
        </w:tc>
        <w:tc>
          <w:tcPr/>
          <w:p w:rsidR="00000000" w:rsidDel="00000000" w:rsidP="00000000" w:rsidRDefault="00000000" w:rsidRPr="00000000" w14:paraId="000001E0">
            <w:pPr>
              <w:widowControl w:val="0"/>
              <w:spacing w:line="240" w:lineRule="auto"/>
              <w:rPr>
                <w:rFonts w:ascii="Inter" w:cs="Inter" w:eastAsia="Inter" w:hAnsi="Inter"/>
              </w:rPr>
            </w:pPr>
            <w:r w:rsidDel="00000000" w:rsidR="00000000" w:rsidRPr="00000000">
              <w:rPr>
                <w:rFonts w:ascii="Inter" w:cs="Inter" w:eastAsia="Inter" w:hAnsi="Inter"/>
                <w:b w:val="1"/>
                <w:bCs w:val="1"/>
                <w:rtl w:val="0"/>
              </w:rPr>
              <w:t xml:space="preserve">Our workflow is asynchronous and independent by design.</w:t>
            </w:r>
            <w:r w:rsidDel="00000000" w:rsidR="00000000" w:rsidRPr="00000000">
              <w:rPr>
                <w:rFonts w:ascii="Inter" w:cs="Inter" w:eastAsia="Inter" w:hAnsi="Inter"/>
                <w:rtl w:val="0"/>
              </w:rPr>
              <w:t xml:space="preserve"> We preserve our focus, meeting only when necessary to move work forward. </w:t>
            </w:r>
          </w:p>
        </w:tc>
      </w:tr>
      <w:tr>
        <w:trPr>
          <w:cantSplit w:val="0"/>
          <w:tblHeader w:val="0"/>
        </w:trPr>
        <w:tc>
          <w:tcPr/>
          <w:p w:rsidR="00000000" w:rsidDel="00000000" w:rsidP="00000000" w:rsidRDefault="00000000" w:rsidRPr="00000000" w14:paraId="000001E1">
            <w:pPr>
              <w:widowControl w:val="0"/>
              <w:numPr>
                <w:ilvl w:val="0"/>
                <w:numId w:val="21"/>
              </w:numPr>
              <w:spacing w:line="240" w:lineRule="auto"/>
              <w:ind w:left="720" w:hanging="360"/>
              <w:rPr>
                <w:rFonts w:ascii="Inter" w:cs="Inter" w:eastAsia="Inter" w:hAnsi="Inter"/>
                <w:b w:val="1"/>
                <w:bCs w:val="1"/>
              </w:rPr>
            </w:pPr>
            <w:r w:rsidDel="00000000" w:rsidR="00000000" w:rsidRPr="00000000">
              <w:rPr>
                <w:rFonts w:ascii="Inter" w:cs="Inter" w:eastAsia="Inter" w:hAnsi="Inter"/>
                <w:b w:val="1"/>
                <w:bCs w:val="1"/>
                <w:rtl w:val="0"/>
              </w:rPr>
              <w:t xml:space="preserve">Mandate </w:t>
              <w:br w:type="textWrapping"/>
              <w:t xml:space="preserve">and Space to Experiment</w:t>
            </w:r>
            <w:r w:rsidDel="00000000" w:rsidR="00000000" w:rsidRPr="00000000">
              <w:rPr>
                <w:rFonts w:ascii="Inter" w:cs="Inter" w:eastAsia="Inter" w:hAnsi="Inter"/>
                <w:rtl w:val="0"/>
              </w:rPr>
              <w:br w:type="textWrapping"/>
            </w:r>
            <w:r w:rsidDel="00000000" w:rsidR="00000000" w:rsidRPr="00000000">
              <w:rPr>
                <w:rFonts w:ascii="Inter" w:cs="Inter" w:eastAsia="Inter" w:hAnsi="Inter"/>
                <w:i w:val="1"/>
                <w:iCs w:val="1"/>
                <w:rtl w:val="0"/>
              </w:rPr>
              <w:t xml:space="preserve">(Exploration over Caution)</w:t>
            </w:r>
          </w:p>
        </w:tc>
        <w:tc>
          <w:tcPr/>
          <w:p w:rsidR="00000000" w:rsidDel="00000000" w:rsidP="00000000" w:rsidRDefault="00000000" w:rsidRPr="00000000" w14:paraId="000001E2">
            <w:pPr>
              <w:widowControl w:val="0"/>
              <w:spacing w:line="240" w:lineRule="auto"/>
              <w:rPr>
                <w:rFonts w:ascii="Inter" w:cs="Inter" w:eastAsia="Inter" w:hAnsi="Inter"/>
              </w:rPr>
            </w:pPr>
            <w:r w:rsidDel="00000000" w:rsidR="00000000" w:rsidRPr="00000000">
              <w:rPr>
                <w:rFonts w:ascii="Inter" w:cs="Inter" w:eastAsia="Inter" w:hAnsi="Inter"/>
                <w:b w:val="1"/>
                <w:bCs w:val="1"/>
                <w:rtl w:val="0"/>
              </w:rPr>
              <w:t xml:space="preserve">We embrace exploration to fuel innovation</w:t>
            </w:r>
            <w:r w:rsidDel="00000000" w:rsidR="00000000" w:rsidRPr="00000000">
              <w:rPr>
                <w:rFonts w:ascii="Inter" w:cs="Inter" w:eastAsia="Inter" w:hAnsi="Inter"/>
                <w:rtl w:val="0"/>
              </w:rPr>
              <w:t xml:space="preserve">, creating an environment where mistakes are moments for growth. Provided we share the lessons, an unsuccessful experiment is a valuable data point, not a failure.</w:t>
            </w:r>
          </w:p>
        </w:tc>
      </w:tr>
    </w:tbl>
    <w:p w:rsidR="00000000" w:rsidDel="00000000" w:rsidP="00000000" w:rsidRDefault="00000000" w:rsidRPr="00000000" w14:paraId="000001E3">
      <w:pPr>
        <w:pStyle w:val="Heading3"/>
        <w:widowControl w:val="0"/>
        <w:spacing w:line="240" w:lineRule="auto"/>
        <w:rPr>
          <w:b w:val="1"/>
          <w:bCs w:val="1"/>
        </w:rPr>
      </w:pPr>
      <w:bookmarkStart w:colFirst="0" w:colLast="0" w:name="_8q05o8n4gbah" w:id="28"/>
      <w:bookmarkEnd w:id="28"/>
      <w:r w:rsidDel="00000000" w:rsidR="00000000" w:rsidRPr="00000000">
        <w:rPr>
          <w:b w:val="1"/>
          <w:bCs w:val="1"/>
          <w:rtl w:val="0"/>
        </w:rPr>
        <w:t xml:space="preserve">5.2 Rituals and Cadences</w:t>
      </w:r>
    </w:p>
    <w:p w:rsidR="00000000" w:rsidDel="00000000" w:rsidP="00000000" w:rsidRDefault="00000000" w:rsidRPr="00000000" w14:paraId="000001E4">
      <w:pPr>
        <w:pStyle w:val="Heading4"/>
        <w:widowControl w:val="0"/>
        <w:spacing w:line="240" w:lineRule="auto"/>
        <w:rPr/>
      </w:pPr>
      <w:bookmarkStart w:colFirst="0" w:colLast="0" w:name="_3wis9lehfii3" w:id="29"/>
      <w:bookmarkEnd w:id="29"/>
      <w:r w:rsidDel="00000000" w:rsidR="00000000" w:rsidRPr="00000000">
        <w:rPr>
          <w:b w:val="1"/>
          <w:bCs w:val="1"/>
          <w:rtl w:val="0"/>
        </w:rPr>
        <w:t xml:space="preserve">&gt; At the Engagement Level</w:t>
      </w:r>
      <w:r w:rsidDel="00000000" w:rsidR="00000000" w:rsidRPr="00000000">
        <w:rPr>
          <w:rtl w:val="0"/>
        </w:rPr>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Every engagement moves through these three stages: </w:t>
      </w:r>
    </w:p>
    <w:tbl>
      <w:tblPr>
        <w:tblStyle w:val="Table40"/>
        <w:tblW w:w="8175.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2250"/>
        <w:gridCol w:w="5925"/>
        <w:tblGridChange w:id="0">
          <w:tblGrid>
            <w:gridCol w:w="2250"/>
            <w:gridCol w:w="5925"/>
          </w:tblGrid>
        </w:tblGridChange>
      </w:tblGrid>
      <w:tr>
        <w:trPr>
          <w:cantSplit w:val="0"/>
          <w:trHeight w:val="420" w:hRule="atLeast"/>
          <w:tblHeader w:val="0"/>
        </w:trPr>
        <w:tc>
          <w:tcPr>
            <w:gridSpan w:val="2"/>
            <w:shd w:fill="999999" w:val="clear"/>
          </w:tcPr>
          <w:p w:rsidR="00000000" w:rsidDel="00000000" w:rsidP="00000000" w:rsidRDefault="00000000" w:rsidRPr="00000000" w14:paraId="000001E7">
            <w:pPr>
              <w:widowControl w:val="0"/>
              <w:spacing w:line="240" w:lineRule="auto"/>
              <w:rPr>
                <w:rFonts w:ascii="Inter" w:cs="Inter" w:eastAsia="Inter" w:hAnsi="Inter"/>
                <w:b w:val="1"/>
                <w:bCs w:val="1"/>
                <w:color w:val="ffffff"/>
              </w:rPr>
            </w:pPr>
            <w:r w:rsidDel="00000000" w:rsidR="00000000" w:rsidRPr="00000000">
              <w:rPr>
                <w:rFonts w:ascii="Inter" w:cs="Inter" w:eastAsia="Inter" w:hAnsi="Inter"/>
                <w:b w:val="1"/>
                <w:bCs w:val="1"/>
                <w:color w:val="ffffff"/>
                <w:rtl w:val="0"/>
              </w:rPr>
              <w:t xml:space="preserve">The Three Stages of Engagement</w:t>
            </w:r>
          </w:p>
        </w:tc>
      </w:tr>
      <w:tr>
        <w:trPr>
          <w:cantSplit w:val="0"/>
          <w:trHeight w:val="86.19140625" w:hRule="atLeast"/>
          <w:tblHeader w:val="0"/>
        </w:trPr>
        <w:tc>
          <w:tcPr>
            <w:shd w:fill="efefef" w:val="clear"/>
          </w:tcPr>
          <w:p w:rsidR="00000000" w:rsidDel="00000000" w:rsidP="00000000" w:rsidRDefault="00000000" w:rsidRPr="00000000" w14:paraId="000001E9">
            <w:pPr>
              <w:widowControl w:val="0"/>
              <w:spacing w:line="240" w:lineRule="auto"/>
              <w:ind w:left="720" w:firstLine="0"/>
              <w:rPr>
                <w:rFonts w:ascii="Inter" w:cs="Inter" w:eastAsia="Inter" w:hAnsi="Inter"/>
                <w:b w:val="1"/>
                <w:bCs w:val="1"/>
              </w:rPr>
            </w:pPr>
            <w:r w:rsidDel="00000000" w:rsidR="00000000" w:rsidRPr="00000000">
              <w:rPr>
                <w:rFonts w:ascii="Inter" w:cs="Inter" w:eastAsia="Inter" w:hAnsi="Inter"/>
                <w:b w:val="1"/>
                <w:bCs w:val="1"/>
                <w:rtl w:val="0"/>
              </w:rPr>
              <w:t xml:space="preserve">Pre-flight</w:t>
            </w:r>
          </w:p>
        </w:tc>
        <w:tc>
          <w:tcPr>
            <w:shd w:fill="efefef" w:val="clear"/>
          </w:tcPr>
          <w:p w:rsidR="00000000" w:rsidDel="00000000" w:rsidP="00000000" w:rsidRDefault="00000000" w:rsidRPr="00000000" w14:paraId="000001EA">
            <w:pPr>
              <w:widowControl w:val="0"/>
              <w:spacing w:line="240" w:lineRule="auto"/>
              <w:rPr>
                <w:rFonts w:ascii="Inter" w:cs="Inter" w:eastAsia="Inter" w:hAnsi="Inter"/>
                <w:i w:val="1"/>
                <w:iCs w:val="1"/>
                <w:highlight w:val="yellow"/>
              </w:rPr>
            </w:pPr>
            <w:r w:rsidDel="00000000" w:rsidR="00000000" w:rsidRPr="00000000">
              <w:rPr>
                <w:rFonts w:ascii="Inter" w:cs="Inter" w:eastAsia="Inter" w:hAnsi="Inter"/>
                <w:b w:val="1"/>
                <w:bCs w:val="1"/>
                <w:rtl w:val="0"/>
              </w:rPr>
              <w:t xml:space="preserve">We align the team</w:t>
            </w:r>
            <w:r w:rsidDel="00000000" w:rsidR="00000000" w:rsidRPr="00000000">
              <w:rPr>
                <w:rFonts w:ascii="Inter" w:cs="Inter" w:eastAsia="Inter" w:hAnsi="Inter"/>
                <w:rtl w:val="0"/>
              </w:rPr>
              <w:t xml:space="preserve"> on the problem, and how we will work together. </w:t>
            </w:r>
            <w:r w:rsidDel="00000000" w:rsidR="00000000" w:rsidRPr="00000000">
              <w:rPr>
                <w:rtl w:val="0"/>
              </w:rPr>
            </w:r>
          </w:p>
        </w:tc>
      </w:tr>
      <w:tr>
        <w:trPr>
          <w:cantSplit w:val="0"/>
          <w:tblHeader w:val="0"/>
        </w:trPr>
        <w:tc>
          <w:tcPr>
            <w:shd w:fill="efefef" w:val="clear"/>
          </w:tcPr>
          <w:p w:rsidR="00000000" w:rsidDel="00000000" w:rsidP="00000000" w:rsidRDefault="00000000" w:rsidRPr="00000000" w14:paraId="000001EB">
            <w:pPr>
              <w:widowControl w:val="0"/>
              <w:spacing w:line="240" w:lineRule="auto"/>
              <w:ind w:left="720" w:firstLine="0"/>
              <w:rPr>
                <w:rFonts w:ascii="Inter" w:cs="Inter" w:eastAsia="Inter" w:hAnsi="Inter"/>
                <w:b w:val="1"/>
                <w:bCs w:val="1"/>
              </w:rPr>
            </w:pPr>
            <w:r w:rsidDel="00000000" w:rsidR="00000000" w:rsidRPr="00000000">
              <w:rPr>
                <w:rFonts w:ascii="Inter" w:cs="Inter" w:eastAsia="Inter" w:hAnsi="Inter"/>
                <w:b w:val="1"/>
                <w:bCs w:val="1"/>
                <w:rtl w:val="0"/>
              </w:rPr>
              <w:t xml:space="preserve">Mid-flight</w:t>
            </w:r>
          </w:p>
        </w:tc>
        <w:tc>
          <w:tcPr>
            <w:shd w:fill="efefef" w:val="clear"/>
          </w:tcPr>
          <w:p w:rsidR="00000000" w:rsidDel="00000000" w:rsidP="00000000" w:rsidRDefault="00000000" w:rsidRPr="00000000" w14:paraId="000001EC">
            <w:pPr>
              <w:widowControl w:val="0"/>
              <w:spacing w:line="240" w:lineRule="auto"/>
              <w:rPr>
                <w:rFonts w:ascii="Inter" w:cs="Inter" w:eastAsia="Inter" w:hAnsi="Inter"/>
              </w:rPr>
            </w:pPr>
            <w:r w:rsidDel="00000000" w:rsidR="00000000" w:rsidRPr="00000000">
              <w:rPr>
                <w:rFonts w:ascii="Inter" w:cs="Inter" w:eastAsia="Inter" w:hAnsi="Inter"/>
                <w:b w:val="1"/>
                <w:bCs w:val="1"/>
                <w:rtl w:val="0"/>
              </w:rPr>
              <w:t xml:space="preserve">We share observations</w:t>
            </w:r>
            <w:r w:rsidDel="00000000" w:rsidR="00000000" w:rsidRPr="00000000">
              <w:rPr>
                <w:rFonts w:ascii="Inter" w:cs="Inter" w:eastAsia="Inter" w:hAnsi="Inter"/>
                <w:rtl w:val="0"/>
              </w:rPr>
              <w:t xml:space="preserve"> on what is working or needs to change before it becomes a problem.</w:t>
            </w:r>
          </w:p>
        </w:tc>
      </w:tr>
      <w:tr>
        <w:trPr>
          <w:cantSplit w:val="0"/>
          <w:tblHeader w:val="0"/>
        </w:trPr>
        <w:tc>
          <w:tcPr>
            <w:shd w:fill="efefef" w:val="clear"/>
          </w:tcPr>
          <w:p w:rsidR="00000000" w:rsidDel="00000000" w:rsidP="00000000" w:rsidRDefault="00000000" w:rsidRPr="00000000" w14:paraId="000001ED">
            <w:pPr>
              <w:widowControl w:val="0"/>
              <w:spacing w:line="240" w:lineRule="auto"/>
              <w:ind w:left="720" w:firstLine="0"/>
              <w:rPr>
                <w:rFonts w:ascii="Inter" w:cs="Inter" w:eastAsia="Inter" w:hAnsi="Inter"/>
                <w:b w:val="1"/>
                <w:bCs w:val="1"/>
              </w:rPr>
            </w:pPr>
            <w:r w:rsidDel="00000000" w:rsidR="00000000" w:rsidRPr="00000000">
              <w:rPr>
                <w:rFonts w:ascii="Inter" w:cs="Inter" w:eastAsia="Inter" w:hAnsi="Inter"/>
                <w:b w:val="1"/>
                <w:bCs w:val="1"/>
                <w:rtl w:val="0"/>
              </w:rPr>
              <w:t xml:space="preserve">Post-flight</w:t>
            </w:r>
          </w:p>
        </w:tc>
        <w:tc>
          <w:tcPr>
            <w:shd w:fill="efefef" w:val="clear"/>
          </w:tcPr>
          <w:p w:rsidR="00000000" w:rsidDel="00000000" w:rsidP="00000000" w:rsidRDefault="00000000" w:rsidRPr="00000000" w14:paraId="000001EE">
            <w:pPr>
              <w:widowControl w:val="0"/>
              <w:spacing w:line="240" w:lineRule="auto"/>
              <w:rPr>
                <w:rFonts w:ascii="Inter" w:cs="Inter" w:eastAsia="Inter" w:hAnsi="Inter"/>
              </w:rPr>
            </w:pPr>
            <w:r w:rsidDel="00000000" w:rsidR="00000000" w:rsidRPr="00000000">
              <w:rPr>
                <w:rFonts w:ascii="Inter" w:cs="Inter" w:eastAsia="Inter" w:hAnsi="Inter"/>
                <w:b w:val="1"/>
                <w:bCs w:val="1"/>
                <w:rtl w:val="0"/>
              </w:rPr>
              <w:t xml:space="preserve">We share reflections</w:t>
            </w:r>
            <w:r w:rsidDel="00000000" w:rsidR="00000000" w:rsidRPr="00000000">
              <w:rPr>
                <w:rFonts w:ascii="Inter" w:cs="Inter" w:eastAsia="Inter" w:hAnsi="Inter"/>
                <w:rtl w:val="0"/>
              </w:rPr>
              <w:t xml:space="preserve"> on learnings, findings, and opportunities for improvement. </w:t>
            </w:r>
          </w:p>
        </w:tc>
      </w:tr>
    </w:tbl>
    <w:p w:rsidR="00000000" w:rsidDel="00000000" w:rsidP="00000000" w:rsidRDefault="00000000" w:rsidRPr="00000000" w14:paraId="000001EF">
      <w:pPr>
        <w:pStyle w:val="Heading4"/>
        <w:widowControl w:val="0"/>
        <w:spacing w:line="240" w:lineRule="auto"/>
        <w:rPr>
          <w:b w:val="1"/>
          <w:bCs w:val="1"/>
        </w:rPr>
      </w:pPr>
      <w:bookmarkStart w:colFirst="0" w:colLast="0" w:name="_9b9cakyyvzea" w:id="30"/>
      <w:bookmarkEnd w:id="30"/>
      <w:r w:rsidDel="00000000" w:rsidR="00000000" w:rsidRPr="00000000">
        <w:rPr>
          <w:rtl w:val="0"/>
        </w:rPr>
      </w:r>
    </w:p>
    <w:p w:rsidR="00000000" w:rsidDel="00000000" w:rsidP="00000000" w:rsidRDefault="00000000" w:rsidRPr="00000000" w14:paraId="000001F0">
      <w:pPr>
        <w:pStyle w:val="Heading4"/>
        <w:widowControl w:val="0"/>
        <w:spacing w:line="240" w:lineRule="auto"/>
        <w:rPr/>
      </w:pPr>
      <w:bookmarkStart w:colFirst="0" w:colLast="0" w:name="_g8nxtr54ecuk" w:id="31"/>
      <w:bookmarkEnd w:id="31"/>
      <w:r w:rsidDel="00000000" w:rsidR="00000000" w:rsidRPr="00000000">
        <w:rPr>
          <w:b w:val="1"/>
          <w:bCs w:val="1"/>
          <w:rtl w:val="0"/>
        </w:rPr>
        <w:t xml:space="preserve">&gt; At the Team Level</w:t>
      </w:r>
      <w:r w:rsidDel="00000000" w:rsidR="00000000" w:rsidRPr="00000000">
        <w:rPr>
          <w:rtl w:val="0"/>
        </w:rPr>
      </w:r>
    </w:p>
    <w:p w:rsidR="00000000" w:rsidDel="00000000" w:rsidP="00000000" w:rsidRDefault="00000000" w:rsidRPr="00000000" w14:paraId="000001F1">
      <w:pPr>
        <w:rPr>
          <w:b w:val="1"/>
          <w:bCs w:val="1"/>
        </w:rPr>
      </w:pPr>
      <w:r w:rsidDel="00000000" w:rsidR="00000000" w:rsidRPr="00000000">
        <w:rPr>
          <w:rtl w:val="0"/>
        </w:rPr>
      </w:r>
    </w:p>
    <w:p w:rsidR="00000000" w:rsidDel="00000000" w:rsidP="00000000" w:rsidRDefault="00000000" w:rsidRPr="00000000" w14:paraId="000001F2">
      <w:pPr>
        <w:rPr>
          <w:b w:val="1"/>
          <w:bCs w:val="1"/>
        </w:rPr>
      </w:pPr>
      <w:r w:rsidDel="00000000" w:rsidR="00000000" w:rsidRPr="00000000">
        <w:rPr>
          <w:b w:val="1"/>
          <w:bCs w:val="1"/>
          <w:rtl w:val="0"/>
        </w:rPr>
        <w:t xml:space="preserve">On Weekly Check-ins.</w:t>
      </w:r>
    </w:p>
    <w:p w:rsidR="00000000" w:rsidDel="00000000" w:rsidP="00000000" w:rsidRDefault="00000000" w:rsidRPr="00000000" w14:paraId="000001F3">
      <w:pPr>
        <w:rPr/>
      </w:pPr>
      <w:r w:rsidDel="00000000" w:rsidR="00000000" w:rsidRPr="00000000">
        <w:rPr>
          <w:rtl w:val="0"/>
        </w:rPr>
        <w:t xml:space="preserve">We hold a full-team huddle once a week to collaborate, support one another, and keep everyone connected to the broader vision. This is </w:t>
      </w:r>
      <w:r w:rsidDel="00000000" w:rsidR="00000000" w:rsidRPr="00000000">
        <w:rPr>
          <w:i w:val="1"/>
          <w:iCs w:val="1"/>
          <w:rtl w:val="0"/>
        </w:rPr>
        <w:t xml:space="preserve">not</w:t>
      </w:r>
      <w:r w:rsidDel="00000000" w:rsidR="00000000" w:rsidRPr="00000000">
        <w:rPr>
          <w:rtl w:val="0"/>
        </w:rPr>
        <w:t xml:space="preserve"> a routine status update. </w:t>
      </w:r>
    </w:p>
    <w:tbl>
      <w:tblPr>
        <w:tblStyle w:val="Table41"/>
        <w:tblW w:w="8085.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2280"/>
        <w:gridCol w:w="5805"/>
        <w:tblGridChange w:id="0">
          <w:tblGrid>
            <w:gridCol w:w="2280"/>
            <w:gridCol w:w="5805"/>
          </w:tblGrid>
        </w:tblGridChange>
      </w:tblGrid>
      <w:tr>
        <w:trPr>
          <w:cantSplit w:val="0"/>
          <w:trHeight w:val="420" w:hRule="atLeast"/>
          <w:tblHeader w:val="0"/>
        </w:trPr>
        <w:tc>
          <w:tcPr>
            <w:gridSpan w:val="2"/>
            <w:shd w:fill="999999" w:val="clear"/>
          </w:tcPr>
          <w:p w:rsidR="00000000" w:rsidDel="00000000" w:rsidP="00000000" w:rsidRDefault="00000000" w:rsidRPr="00000000" w14:paraId="000001F4">
            <w:pPr>
              <w:widowControl w:val="0"/>
              <w:spacing w:line="240" w:lineRule="auto"/>
              <w:rPr>
                <w:rFonts w:ascii="Inter" w:cs="Inter" w:eastAsia="Inter" w:hAnsi="Inter"/>
                <w:b w:val="1"/>
                <w:bCs w:val="1"/>
                <w:color w:val="ffffff"/>
              </w:rPr>
            </w:pPr>
            <w:r w:rsidDel="00000000" w:rsidR="00000000" w:rsidRPr="00000000">
              <w:rPr>
                <w:rFonts w:ascii="Inter" w:cs="Inter" w:eastAsia="Inter" w:hAnsi="Inter"/>
                <w:b w:val="1"/>
                <w:bCs w:val="1"/>
                <w:color w:val="ffffff"/>
                <w:rtl w:val="0"/>
              </w:rPr>
              <w:t xml:space="preserve">The Check-in Format</w:t>
            </w:r>
          </w:p>
        </w:tc>
      </w:tr>
      <w:tr>
        <w:trPr>
          <w:cantSplit w:val="0"/>
          <w:tblHeader w:val="0"/>
        </w:trPr>
        <w:tc>
          <w:tcPr>
            <w:shd w:fill="efefef" w:val="clear"/>
          </w:tcPr>
          <w:p w:rsidR="00000000" w:rsidDel="00000000" w:rsidP="00000000" w:rsidRDefault="00000000" w:rsidRPr="00000000" w14:paraId="000001F6">
            <w:pPr>
              <w:widowControl w:val="0"/>
              <w:numPr>
                <w:ilvl w:val="0"/>
                <w:numId w:val="16"/>
              </w:numPr>
              <w:spacing w:line="240" w:lineRule="auto"/>
              <w:ind w:left="720" w:hanging="360"/>
              <w:rPr>
                <w:rFonts w:ascii="Inter" w:cs="Inter" w:eastAsia="Inter" w:hAnsi="Inter"/>
                <w:b w:val="1"/>
                <w:bCs w:val="1"/>
              </w:rPr>
            </w:pPr>
            <w:r w:rsidDel="00000000" w:rsidR="00000000" w:rsidRPr="00000000">
              <w:rPr>
                <w:rFonts w:ascii="Inter" w:cs="Inter" w:eastAsia="Inter" w:hAnsi="Inter"/>
                <w:b w:val="1"/>
                <w:bCs w:val="1"/>
                <w:rtl w:val="0"/>
              </w:rPr>
              <w:t xml:space="preserve">Frequency:</w:t>
            </w:r>
          </w:p>
        </w:tc>
        <w:tc>
          <w:tcPr>
            <w:shd w:fill="efefef" w:val="clear"/>
          </w:tcPr>
          <w:p w:rsidR="00000000" w:rsidDel="00000000" w:rsidP="00000000" w:rsidRDefault="00000000" w:rsidRPr="00000000" w14:paraId="000001F7">
            <w:pPr>
              <w:widowControl w:val="0"/>
              <w:spacing w:line="240" w:lineRule="auto"/>
              <w:rPr>
                <w:rFonts w:ascii="Inter" w:cs="Inter" w:eastAsia="Inter" w:hAnsi="Inter"/>
                <w:i w:val="1"/>
                <w:iCs w:val="1"/>
                <w:highlight w:val="yellow"/>
              </w:rPr>
            </w:pPr>
            <w:r w:rsidDel="00000000" w:rsidR="00000000" w:rsidRPr="00000000">
              <w:rPr>
                <w:rFonts w:ascii="Inter" w:cs="Inter" w:eastAsia="Inter" w:hAnsi="Inter"/>
                <w:rtl w:val="0"/>
              </w:rPr>
              <w:t xml:space="preserve">Weekly</w:t>
            </w:r>
            <w:r w:rsidDel="00000000" w:rsidR="00000000" w:rsidRPr="00000000">
              <w:rPr>
                <w:rtl w:val="0"/>
              </w:rPr>
            </w:r>
          </w:p>
        </w:tc>
      </w:tr>
      <w:tr>
        <w:trPr>
          <w:cantSplit w:val="0"/>
          <w:trHeight w:val="221.19140625" w:hRule="atLeast"/>
          <w:tblHeader w:val="0"/>
        </w:trPr>
        <w:tc>
          <w:tcPr>
            <w:shd w:fill="efefef" w:val="clear"/>
          </w:tcPr>
          <w:p w:rsidR="00000000" w:rsidDel="00000000" w:rsidP="00000000" w:rsidRDefault="00000000" w:rsidRPr="00000000" w14:paraId="000001F8">
            <w:pPr>
              <w:widowControl w:val="0"/>
              <w:numPr>
                <w:ilvl w:val="0"/>
                <w:numId w:val="30"/>
              </w:numPr>
              <w:spacing w:line="240" w:lineRule="auto"/>
              <w:ind w:left="720" w:hanging="360"/>
              <w:rPr>
                <w:rFonts w:ascii="Inter" w:cs="Inter" w:eastAsia="Inter" w:hAnsi="Inter"/>
                <w:b w:val="1"/>
                <w:bCs w:val="1"/>
              </w:rPr>
            </w:pPr>
            <w:r w:rsidDel="00000000" w:rsidR="00000000" w:rsidRPr="00000000">
              <w:rPr>
                <w:rFonts w:ascii="Inter" w:cs="Inter" w:eastAsia="Inter" w:hAnsi="Inter"/>
                <w:b w:val="1"/>
                <w:bCs w:val="1"/>
                <w:rtl w:val="0"/>
              </w:rPr>
              <w:t xml:space="preserve">Length:</w:t>
            </w:r>
          </w:p>
        </w:tc>
        <w:tc>
          <w:tcPr>
            <w:shd w:fill="efefef" w:val="clear"/>
          </w:tcPr>
          <w:p w:rsidR="00000000" w:rsidDel="00000000" w:rsidP="00000000" w:rsidRDefault="00000000" w:rsidRPr="00000000" w14:paraId="000001F9">
            <w:pPr>
              <w:widowControl w:val="0"/>
              <w:spacing w:line="240" w:lineRule="auto"/>
              <w:rPr>
                <w:rFonts w:ascii="Inter" w:cs="Inter" w:eastAsia="Inter" w:hAnsi="Inter"/>
              </w:rPr>
            </w:pPr>
            <w:r w:rsidDel="00000000" w:rsidR="00000000" w:rsidRPr="00000000">
              <w:rPr>
                <w:rFonts w:ascii="Inter" w:cs="Inter" w:eastAsia="Inter" w:hAnsi="Inter"/>
                <w:rtl w:val="0"/>
              </w:rPr>
              <w:t xml:space="preserve">Under 45 minutes</w:t>
            </w:r>
          </w:p>
        </w:tc>
      </w:tr>
      <w:tr>
        <w:trPr>
          <w:cantSplit w:val="0"/>
          <w:tblHeader w:val="0"/>
        </w:trPr>
        <w:tc>
          <w:tcPr>
            <w:shd w:fill="efefef" w:val="clear"/>
          </w:tcPr>
          <w:p w:rsidR="00000000" w:rsidDel="00000000" w:rsidP="00000000" w:rsidRDefault="00000000" w:rsidRPr="00000000" w14:paraId="000001FA">
            <w:pPr>
              <w:widowControl w:val="0"/>
              <w:numPr>
                <w:ilvl w:val="0"/>
                <w:numId w:val="23"/>
              </w:numPr>
              <w:spacing w:line="240" w:lineRule="auto"/>
              <w:ind w:left="720" w:hanging="360"/>
              <w:rPr>
                <w:rFonts w:ascii="Inter" w:cs="Inter" w:eastAsia="Inter" w:hAnsi="Inter"/>
                <w:b w:val="1"/>
                <w:bCs w:val="1"/>
              </w:rPr>
            </w:pPr>
            <w:r w:rsidDel="00000000" w:rsidR="00000000" w:rsidRPr="00000000">
              <w:rPr>
                <w:rFonts w:ascii="Inter" w:cs="Inter" w:eastAsia="Inter" w:hAnsi="Inter"/>
                <w:b w:val="1"/>
                <w:bCs w:val="1"/>
                <w:rtl w:val="0"/>
              </w:rPr>
              <w:t xml:space="preserve">Format:</w:t>
            </w:r>
          </w:p>
        </w:tc>
        <w:tc>
          <w:tcPr>
            <w:shd w:fill="efefef" w:val="clear"/>
          </w:tcPr>
          <w:p w:rsidR="00000000" w:rsidDel="00000000" w:rsidP="00000000" w:rsidRDefault="00000000" w:rsidRPr="00000000" w14:paraId="000001FB">
            <w:pPr>
              <w:widowControl w:val="0"/>
              <w:spacing w:line="240" w:lineRule="auto"/>
              <w:rPr>
                <w:rFonts w:ascii="Inter" w:cs="Inter" w:eastAsia="Inter" w:hAnsi="Inter"/>
              </w:rPr>
            </w:pPr>
            <w:r w:rsidDel="00000000" w:rsidR="00000000" w:rsidRPr="00000000">
              <w:rPr>
                <w:rFonts w:ascii="Inter" w:cs="Inter" w:eastAsia="Inter" w:hAnsi="Inter"/>
                <w:rtl w:val="0"/>
              </w:rPr>
              <w:t xml:space="preserve">Open sharing — whatever is on your mind, whether they’re blockers, gratitude or small wins. </w:t>
            </w:r>
          </w:p>
        </w:tc>
      </w:tr>
    </w:tbl>
    <w:p w:rsidR="00000000" w:rsidDel="00000000" w:rsidP="00000000" w:rsidRDefault="00000000" w:rsidRPr="00000000" w14:paraId="000001FC">
      <w:pPr>
        <w:pStyle w:val="Heading4"/>
        <w:widowControl w:val="0"/>
        <w:spacing w:line="240" w:lineRule="auto"/>
        <w:rPr/>
      </w:pPr>
      <w:bookmarkStart w:colFirst="0" w:colLast="0" w:name="_tnxr8054do7e" w:id="32"/>
      <w:bookmarkEnd w:id="32"/>
      <w:r w:rsidDel="00000000" w:rsidR="00000000" w:rsidRPr="00000000">
        <w:rPr>
          <w:b w:val="1"/>
          <w:bCs w:val="1"/>
          <w:rtl w:val="0"/>
        </w:rPr>
        <w:t xml:space="preserve">&gt; At the Team Level</w:t>
      </w:r>
      <w:r w:rsidDel="00000000" w:rsidR="00000000" w:rsidRPr="00000000">
        <w:rPr>
          <w:rtl w:val="0"/>
        </w:rPr>
      </w:r>
    </w:p>
    <w:p w:rsidR="00000000" w:rsidDel="00000000" w:rsidP="00000000" w:rsidRDefault="00000000" w:rsidRPr="00000000" w14:paraId="000001FD">
      <w:pPr>
        <w:rPr>
          <w:b w:val="1"/>
          <w:bCs w:val="1"/>
        </w:rPr>
      </w:pPr>
      <w:r w:rsidDel="00000000" w:rsidR="00000000" w:rsidRPr="00000000">
        <w:rPr>
          <w:b w:val="1"/>
          <w:bCs w:val="1"/>
          <w:rtl w:val="0"/>
        </w:rPr>
        <w:t xml:space="preserve">On Design Critiques.</w:t>
      </w:r>
    </w:p>
    <w:p w:rsidR="00000000" w:rsidDel="00000000" w:rsidP="00000000" w:rsidRDefault="00000000" w:rsidRPr="00000000" w14:paraId="000001FE">
      <w:pPr>
        <w:rPr/>
      </w:pPr>
      <w:r w:rsidDel="00000000" w:rsidR="00000000" w:rsidRPr="00000000">
        <w:rPr>
          <w:rtl w:val="0"/>
        </w:rPr>
        <w:t xml:space="preserve">We strive to work, grow, and improve together. Critique sharing is one of the most generative practices a design team can do, if done well. The goal is to collect initial reactions and observations to understand how our work resonates and where it can be strengthened. This is not a place for direction or to provide prescriptive feedback. </w:t>
      </w:r>
      <w:r w:rsidDel="00000000" w:rsidR="00000000" w:rsidRPr="00000000">
        <w:rPr>
          <w:rtl w:val="0"/>
        </w:rPr>
        <w:t xml:space="preserve">Our process is built on Pixar’s famous 'Braintrust' process—an approach to candid peer review popularized by Ed Catmull in </w:t>
      </w:r>
      <w:hyperlink r:id="rId8">
        <w:r w:rsidDel="00000000" w:rsidR="00000000" w:rsidRPr="00000000">
          <w:rPr>
            <w:color w:val="1155cc"/>
            <w:u w:val="single"/>
            <w:rtl w:val="0"/>
          </w:rPr>
          <w:t xml:space="preserve">Creativity, Inc</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highlight w:val="yellow"/>
          <w:rtl w:val="0"/>
        </w:rPr>
        <w:t xml:space="preserve">[Insert Alexa’s example] </w:t>
      </w:r>
      <w:r w:rsidDel="00000000" w:rsidR="00000000" w:rsidRPr="00000000">
        <w:rPr>
          <w:rtl w:val="0"/>
        </w:rPr>
      </w:r>
    </w:p>
    <w:p w:rsidR="00000000" w:rsidDel="00000000" w:rsidP="00000000" w:rsidRDefault="00000000" w:rsidRPr="00000000" w14:paraId="00000201">
      <w:pPr>
        <w:rPr/>
      </w:pPr>
      <w:r w:rsidDel="00000000" w:rsidR="00000000" w:rsidRPr="00000000">
        <w:rPr>
          <w:rtl w:val="0"/>
        </w:rPr>
      </w:r>
    </w:p>
    <w:tbl>
      <w:tblPr>
        <w:tblStyle w:val="Table42"/>
        <w:tblW w:w="948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2505"/>
        <w:gridCol w:w="6975"/>
        <w:tblGridChange w:id="0">
          <w:tblGrid>
            <w:gridCol w:w="2505"/>
            <w:gridCol w:w="6975"/>
          </w:tblGrid>
        </w:tblGridChange>
      </w:tblGrid>
      <w:tr>
        <w:trPr>
          <w:cantSplit w:val="0"/>
          <w:trHeight w:val="420" w:hRule="atLeast"/>
          <w:tblHeader w:val="0"/>
        </w:trPr>
        <w:tc>
          <w:tcPr>
            <w:gridSpan w:val="2"/>
            <w:shd w:fill="999999" w:val="clear"/>
          </w:tcPr>
          <w:p w:rsidR="00000000" w:rsidDel="00000000" w:rsidP="00000000" w:rsidRDefault="00000000" w:rsidRPr="00000000" w14:paraId="00000202">
            <w:pPr>
              <w:widowControl w:val="0"/>
              <w:spacing w:line="240" w:lineRule="auto"/>
              <w:rPr>
                <w:rFonts w:ascii="Inter" w:cs="Inter" w:eastAsia="Inter" w:hAnsi="Inter"/>
                <w:b w:val="1"/>
                <w:bCs w:val="1"/>
                <w:color w:val="ffffff"/>
              </w:rPr>
            </w:pPr>
            <w:r w:rsidDel="00000000" w:rsidR="00000000" w:rsidRPr="00000000">
              <w:rPr>
                <w:rFonts w:ascii="Inter" w:cs="Inter" w:eastAsia="Inter" w:hAnsi="Inter"/>
                <w:b w:val="1"/>
                <w:bCs w:val="1"/>
                <w:color w:val="ffffff"/>
                <w:rtl w:val="0"/>
              </w:rPr>
              <w:t xml:space="preserve">The Critiquing Process</w:t>
            </w:r>
          </w:p>
        </w:tc>
      </w:tr>
      <w:tr>
        <w:trPr>
          <w:cantSplit w:val="0"/>
          <w:tblHeader w:val="0"/>
        </w:trPr>
        <w:tc>
          <w:tcPr>
            <w:shd w:fill="efefef" w:val="clear"/>
          </w:tcPr>
          <w:p w:rsidR="00000000" w:rsidDel="00000000" w:rsidP="00000000" w:rsidRDefault="00000000" w:rsidRPr="00000000" w14:paraId="00000204">
            <w:pPr>
              <w:widowControl w:val="0"/>
              <w:numPr>
                <w:ilvl w:val="0"/>
                <w:numId w:val="42"/>
              </w:numPr>
              <w:spacing w:line="240" w:lineRule="auto"/>
              <w:ind w:left="720" w:hanging="360"/>
              <w:rPr>
                <w:rFonts w:ascii="Inter" w:cs="Inter" w:eastAsia="Inter" w:hAnsi="Inter"/>
                <w:b w:val="1"/>
                <w:bCs w:val="1"/>
              </w:rPr>
            </w:pPr>
            <w:r w:rsidDel="00000000" w:rsidR="00000000" w:rsidRPr="00000000">
              <w:rPr>
                <w:rFonts w:ascii="Inter" w:cs="Inter" w:eastAsia="Inter" w:hAnsi="Inter"/>
                <w:b w:val="1"/>
                <w:bCs w:val="1"/>
                <w:rtl w:val="0"/>
              </w:rPr>
              <w:t xml:space="preserve">Setting</w:t>
              <w:br w:type="textWrapping"/>
              <w:t xml:space="preserve"> the  Tone</w:t>
            </w:r>
          </w:p>
        </w:tc>
        <w:tc>
          <w:tcPr>
            <w:shd w:fill="efefef" w:val="clear"/>
          </w:tcPr>
          <w:p w:rsidR="00000000" w:rsidDel="00000000" w:rsidP="00000000" w:rsidRDefault="00000000" w:rsidRPr="00000000" w14:paraId="00000205">
            <w:pPr>
              <w:widowControl w:val="0"/>
              <w:spacing w:line="240" w:lineRule="auto"/>
              <w:rPr>
                <w:rFonts w:ascii="Inter" w:cs="Inter" w:eastAsia="Inter" w:hAnsi="Inter"/>
                <w:i w:val="1"/>
                <w:iCs w:val="1"/>
                <w:highlight w:val="yellow"/>
              </w:rPr>
            </w:pPr>
            <w:r w:rsidDel="00000000" w:rsidR="00000000" w:rsidRPr="00000000">
              <w:rPr>
                <w:rFonts w:ascii="Inter" w:cs="Inter" w:eastAsia="Inter" w:hAnsi="Inter"/>
                <w:b w:val="1"/>
                <w:bCs w:val="1"/>
                <w:rtl w:val="0"/>
              </w:rPr>
              <w:t xml:space="preserve">The Facilitator</w:t>
            </w:r>
            <w:r w:rsidDel="00000000" w:rsidR="00000000" w:rsidRPr="00000000">
              <w:rPr>
                <w:rFonts w:ascii="Inter" w:cs="Inter" w:eastAsia="Inter" w:hAnsi="Inter"/>
                <w:rtl w:val="0"/>
              </w:rPr>
              <w:t xml:space="preserve"> </w:t>
            </w:r>
            <w:r w:rsidDel="00000000" w:rsidR="00000000" w:rsidRPr="00000000">
              <w:rPr>
                <w:rFonts w:ascii="Inter" w:cs="Inter" w:eastAsia="Inter" w:hAnsi="Inter"/>
                <w:b w:val="1"/>
                <w:bCs w:val="1"/>
                <w:rtl w:val="0"/>
              </w:rPr>
              <w:t xml:space="preserve">keeps the conversation</w:t>
            </w:r>
            <w:r w:rsidDel="00000000" w:rsidR="00000000" w:rsidRPr="00000000">
              <w:rPr>
                <w:rFonts w:ascii="Inter" w:cs="Inter" w:eastAsia="Inter" w:hAnsi="Inter"/>
                <w:rtl w:val="0"/>
              </w:rPr>
              <w:t xml:space="preserve"> in the right register throughout the session. </w:t>
            </w:r>
            <w:r w:rsidDel="00000000" w:rsidR="00000000" w:rsidRPr="00000000">
              <w:rPr>
                <w:rtl w:val="0"/>
              </w:rPr>
            </w:r>
          </w:p>
        </w:tc>
      </w:tr>
      <w:tr>
        <w:trPr>
          <w:cantSplit w:val="0"/>
          <w:tblHeader w:val="0"/>
        </w:trPr>
        <w:tc>
          <w:tcPr>
            <w:shd w:fill="efefef" w:val="clear"/>
          </w:tcPr>
          <w:p w:rsidR="00000000" w:rsidDel="00000000" w:rsidP="00000000" w:rsidRDefault="00000000" w:rsidRPr="00000000" w14:paraId="00000206">
            <w:pPr>
              <w:widowControl w:val="0"/>
              <w:numPr>
                <w:ilvl w:val="0"/>
                <w:numId w:val="42"/>
              </w:numPr>
              <w:spacing w:line="240" w:lineRule="auto"/>
              <w:ind w:left="720" w:hanging="360"/>
              <w:rPr>
                <w:rFonts w:ascii="Inter" w:cs="Inter" w:eastAsia="Inter" w:hAnsi="Inter"/>
                <w:b w:val="1"/>
                <w:bCs w:val="1"/>
              </w:rPr>
            </w:pPr>
            <w:r w:rsidDel="00000000" w:rsidR="00000000" w:rsidRPr="00000000">
              <w:rPr>
                <w:rFonts w:ascii="Inter" w:cs="Inter" w:eastAsia="Inter" w:hAnsi="Inter"/>
                <w:b w:val="1"/>
                <w:bCs w:val="1"/>
                <w:rtl w:val="0"/>
              </w:rPr>
              <w:t xml:space="preserve">Setting the Context</w:t>
            </w:r>
          </w:p>
        </w:tc>
        <w:tc>
          <w:tcPr>
            <w:shd w:fill="efefef" w:val="clear"/>
          </w:tcPr>
          <w:p w:rsidR="00000000" w:rsidDel="00000000" w:rsidP="00000000" w:rsidRDefault="00000000" w:rsidRPr="00000000" w14:paraId="00000207">
            <w:pPr>
              <w:widowControl w:val="0"/>
              <w:spacing w:line="240" w:lineRule="auto"/>
              <w:rPr>
                <w:rFonts w:ascii="Inter" w:cs="Inter" w:eastAsia="Inter" w:hAnsi="Inter"/>
              </w:rPr>
            </w:pPr>
            <w:r w:rsidDel="00000000" w:rsidR="00000000" w:rsidRPr="00000000">
              <w:rPr>
                <w:rFonts w:ascii="Inter" w:cs="Inter" w:eastAsia="Inter" w:hAnsi="Inter"/>
                <w:b w:val="1"/>
                <w:bCs w:val="1"/>
                <w:rtl w:val="0"/>
              </w:rPr>
              <w:t xml:space="preserve">The Presenter anchors the room</w:t>
            </w:r>
            <w:r w:rsidDel="00000000" w:rsidR="00000000" w:rsidRPr="00000000">
              <w:rPr>
                <w:rFonts w:ascii="Inter" w:cs="Inter" w:eastAsia="Inter" w:hAnsi="Inter"/>
                <w:rtl w:val="0"/>
              </w:rPr>
              <w:t xml:space="preserve"> with background info, including goals and the current state of design.</w:t>
            </w:r>
          </w:p>
        </w:tc>
      </w:tr>
      <w:tr>
        <w:trPr>
          <w:cantSplit w:val="0"/>
          <w:tblHeader w:val="0"/>
        </w:trPr>
        <w:tc>
          <w:tcPr>
            <w:shd w:fill="efefef" w:val="clear"/>
          </w:tcPr>
          <w:p w:rsidR="00000000" w:rsidDel="00000000" w:rsidP="00000000" w:rsidRDefault="00000000" w:rsidRPr="00000000" w14:paraId="00000208">
            <w:pPr>
              <w:widowControl w:val="0"/>
              <w:numPr>
                <w:ilvl w:val="0"/>
                <w:numId w:val="42"/>
              </w:numPr>
              <w:spacing w:line="240" w:lineRule="auto"/>
              <w:ind w:left="720" w:hanging="360"/>
              <w:rPr>
                <w:rFonts w:ascii="Inter" w:cs="Inter" w:eastAsia="Inter" w:hAnsi="Inter"/>
                <w:b w:val="1"/>
                <w:bCs w:val="1"/>
              </w:rPr>
            </w:pPr>
            <w:r w:rsidDel="00000000" w:rsidR="00000000" w:rsidRPr="00000000">
              <w:rPr>
                <w:rFonts w:ascii="Inter" w:cs="Inter" w:eastAsia="Inter" w:hAnsi="Inter"/>
                <w:b w:val="1"/>
                <w:bCs w:val="1"/>
                <w:rtl w:val="0"/>
              </w:rPr>
              <w:t xml:space="preserve">Setting the Perspective</w:t>
            </w:r>
          </w:p>
        </w:tc>
        <w:tc>
          <w:tcPr>
            <w:shd w:fill="efefef" w:val="clear"/>
          </w:tcPr>
          <w:p w:rsidR="00000000" w:rsidDel="00000000" w:rsidP="00000000" w:rsidRDefault="00000000" w:rsidRPr="00000000" w14:paraId="00000209">
            <w:pPr>
              <w:widowControl w:val="0"/>
              <w:spacing w:line="240" w:lineRule="auto"/>
              <w:rPr>
                <w:rFonts w:ascii="Inter" w:cs="Inter" w:eastAsia="Inter" w:hAnsi="Inter"/>
              </w:rPr>
            </w:pPr>
            <w:r w:rsidDel="00000000" w:rsidR="00000000" w:rsidRPr="00000000">
              <w:rPr>
                <w:rFonts w:ascii="Inter" w:cs="Inter" w:eastAsia="Inter" w:hAnsi="Inter"/>
                <w:b w:val="1"/>
                <w:bCs w:val="1"/>
                <w:rtl w:val="0"/>
              </w:rPr>
              <w:t xml:space="preserve">*The Critic offers initial reactions</w:t>
            </w:r>
            <w:r w:rsidDel="00000000" w:rsidR="00000000" w:rsidRPr="00000000">
              <w:rPr>
                <w:rFonts w:ascii="Inter" w:cs="Inter" w:eastAsia="Inter" w:hAnsi="Inter"/>
                <w:rtl w:val="0"/>
              </w:rPr>
              <w:t xml:space="preserve"> and emotional observations. The focus is on impact, and not instructions.</w:t>
            </w:r>
          </w:p>
          <w:p w:rsidR="00000000" w:rsidDel="00000000" w:rsidP="00000000" w:rsidRDefault="00000000" w:rsidRPr="00000000" w14:paraId="0000020A">
            <w:pPr>
              <w:widowControl w:val="0"/>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020B">
            <w:pPr>
              <w:widowControl w:val="0"/>
              <w:spacing w:line="240" w:lineRule="auto"/>
              <w:rPr>
                <w:rFonts w:ascii="Inter" w:cs="Inter" w:eastAsia="Inter" w:hAnsi="Inter"/>
              </w:rPr>
            </w:pPr>
            <w:r w:rsidDel="00000000" w:rsidR="00000000" w:rsidRPr="00000000">
              <w:rPr>
                <w:rFonts w:ascii="Inter" w:cs="Inter" w:eastAsia="Inter" w:hAnsi="Inter"/>
                <w:rtl w:val="0"/>
              </w:rPr>
              <w:t xml:space="preserve">“This part feels confusing”, not “Move this button”. </w:t>
            </w:r>
          </w:p>
          <w:p w:rsidR="00000000" w:rsidDel="00000000" w:rsidP="00000000" w:rsidRDefault="00000000" w:rsidRPr="00000000" w14:paraId="0000020C">
            <w:pPr>
              <w:widowControl w:val="0"/>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020D">
            <w:pPr>
              <w:widowControl w:val="0"/>
              <w:spacing w:line="240" w:lineRule="auto"/>
              <w:rPr>
                <w:rFonts w:ascii="Inter" w:cs="Inter" w:eastAsia="Inter" w:hAnsi="Inter"/>
                <w:i w:val="1"/>
                <w:iCs w:val="1"/>
              </w:rPr>
            </w:pPr>
            <w:r w:rsidDel="00000000" w:rsidR="00000000" w:rsidRPr="00000000">
              <w:rPr>
                <w:rFonts w:ascii="Inter" w:cs="Inter" w:eastAsia="Inter" w:hAnsi="Inter"/>
                <w:i w:val="1"/>
                <w:iCs w:val="1"/>
                <w:rtl w:val="0"/>
              </w:rPr>
              <w:t xml:space="preserve">* Suggestions should only be given only if the presenter specifically asks. </w:t>
            </w:r>
          </w:p>
        </w:tc>
      </w:tr>
    </w:tbl>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b w:val="1"/>
          <w:bCs w:val="1"/>
        </w:rPr>
      </w:pPr>
      <w:r w:rsidDel="00000000" w:rsidR="00000000" w:rsidRPr="00000000">
        <w:rPr>
          <w:b w:val="1"/>
          <w:bCs w:val="1"/>
          <w:rtl w:val="0"/>
        </w:rPr>
        <w:t xml:space="preserve">On Cross-Project Conversations.</w:t>
      </w:r>
    </w:p>
    <w:p w:rsidR="00000000" w:rsidDel="00000000" w:rsidP="00000000" w:rsidRDefault="00000000" w:rsidRPr="00000000" w14:paraId="00000210">
      <w:pPr>
        <w:rPr/>
      </w:pPr>
      <w:r w:rsidDel="00000000" w:rsidR="00000000" w:rsidRPr="00000000">
        <w:rPr>
          <w:rtl w:val="0"/>
        </w:rPr>
        <w:t xml:space="preserve">To keep our work sharp, every designer participates in regular, cross-project check-ins. When you’re deep inside a project, it’s easy to miss the blind spots, like unconscious assumptions, subtle scope drift, and missed opportunities. </w:t>
      </w:r>
    </w:p>
    <w:p w:rsidR="00000000" w:rsidDel="00000000" w:rsidP="00000000" w:rsidRDefault="00000000" w:rsidRPr="00000000" w14:paraId="00000211">
      <w:pPr>
        <w:rPr/>
      </w:pPr>
      <w:r w:rsidDel="00000000" w:rsidR="00000000" w:rsidRPr="00000000">
        <w:rPr>
          <w:rtl w:val="0"/>
        </w:rPr>
      </w:r>
    </w:p>
    <w:tbl>
      <w:tblPr>
        <w:tblStyle w:val="Table43"/>
        <w:tblW w:w="936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3225"/>
        <w:gridCol w:w="6135"/>
        <w:tblGridChange w:id="0">
          <w:tblGrid>
            <w:gridCol w:w="3225"/>
            <w:gridCol w:w="6135"/>
          </w:tblGrid>
        </w:tblGridChange>
      </w:tblGrid>
      <w:tr>
        <w:trPr>
          <w:cantSplit w:val="0"/>
          <w:tblHeader w:val="0"/>
        </w:trPr>
        <w:tc>
          <w:tcPr/>
          <w:p w:rsidR="00000000" w:rsidDel="00000000" w:rsidP="00000000" w:rsidRDefault="00000000" w:rsidRPr="00000000" w14:paraId="00000212">
            <w:pPr>
              <w:widowControl w:val="0"/>
              <w:numPr>
                <w:ilvl w:val="0"/>
                <w:numId w:val="25"/>
              </w:numPr>
              <w:spacing w:line="240" w:lineRule="auto"/>
              <w:ind w:left="720" w:hanging="360"/>
              <w:rPr>
                <w:rFonts w:ascii="Inter" w:cs="Inter" w:eastAsia="Inter" w:hAnsi="Inter"/>
                <w:b w:val="1"/>
                <w:bCs w:val="1"/>
              </w:rPr>
            </w:pPr>
            <w:r w:rsidDel="00000000" w:rsidR="00000000" w:rsidRPr="00000000">
              <w:rPr>
                <w:rFonts w:ascii="Inter" w:cs="Inter" w:eastAsia="Inter" w:hAnsi="Inter"/>
                <w:b w:val="1"/>
                <w:bCs w:val="1"/>
                <w:rtl w:val="0"/>
              </w:rPr>
              <w:t xml:space="preserve">Stepping Outside</w:t>
            </w:r>
            <w:r w:rsidDel="00000000" w:rsidR="00000000" w:rsidRPr="00000000">
              <w:rPr>
                <w:rtl w:val="0"/>
              </w:rPr>
            </w:r>
          </w:p>
        </w:tc>
        <w:tc>
          <w:tcPr/>
          <w:p w:rsidR="00000000" w:rsidDel="00000000" w:rsidP="00000000" w:rsidRDefault="00000000" w:rsidRPr="00000000" w14:paraId="00000213">
            <w:pPr>
              <w:widowControl w:val="0"/>
              <w:spacing w:line="240" w:lineRule="auto"/>
              <w:rPr>
                <w:rFonts w:ascii="Inter" w:cs="Inter" w:eastAsia="Inter" w:hAnsi="Inter"/>
              </w:rPr>
            </w:pPr>
            <w:r w:rsidDel="00000000" w:rsidR="00000000" w:rsidRPr="00000000">
              <w:rPr>
                <w:rFonts w:ascii="Inter" w:cs="Inter" w:eastAsia="Inter" w:hAnsi="Inter"/>
                <w:b w:val="1"/>
                <w:bCs w:val="1"/>
                <w:rtl w:val="0"/>
              </w:rPr>
              <w:t xml:space="preserve">Speak with a designer outside of your project. </w:t>
            </w:r>
            <w:r w:rsidDel="00000000" w:rsidR="00000000" w:rsidRPr="00000000">
              <w:rPr>
                <w:rFonts w:ascii="Inter" w:cs="Inter" w:eastAsia="Inter" w:hAnsi="Inter"/>
                <w:rtl w:val="0"/>
              </w:rPr>
              <w:t xml:space="preserve">A fresh pair of eyes will spot what has become invisible from the inside, like hidden assumptions. </w:t>
            </w:r>
          </w:p>
        </w:tc>
      </w:tr>
      <w:tr>
        <w:trPr>
          <w:cantSplit w:val="0"/>
          <w:tblHeader w:val="0"/>
        </w:trPr>
        <w:tc>
          <w:tcPr/>
          <w:p w:rsidR="00000000" w:rsidDel="00000000" w:rsidP="00000000" w:rsidRDefault="00000000" w:rsidRPr="00000000" w14:paraId="00000214">
            <w:pPr>
              <w:widowControl w:val="0"/>
              <w:numPr>
                <w:ilvl w:val="0"/>
                <w:numId w:val="29"/>
              </w:numPr>
              <w:spacing w:line="240" w:lineRule="auto"/>
              <w:ind w:left="720" w:hanging="360"/>
              <w:rPr>
                <w:rFonts w:ascii="Inter" w:cs="Inter" w:eastAsia="Inter" w:hAnsi="Inter"/>
                <w:b w:val="1"/>
                <w:bCs w:val="1"/>
              </w:rPr>
            </w:pPr>
            <w:r w:rsidDel="00000000" w:rsidR="00000000" w:rsidRPr="00000000">
              <w:rPr>
                <w:rFonts w:ascii="Inter" w:cs="Inter" w:eastAsia="Inter" w:hAnsi="Inter"/>
                <w:b w:val="1"/>
                <w:bCs w:val="1"/>
                <w:rtl w:val="0"/>
              </w:rPr>
              <w:t xml:space="preserve">Keeping it Informal</w:t>
            </w:r>
            <w:r w:rsidDel="00000000" w:rsidR="00000000" w:rsidRPr="00000000">
              <w:rPr>
                <w:rtl w:val="0"/>
              </w:rPr>
            </w:r>
          </w:p>
        </w:tc>
        <w:tc>
          <w:tcPr/>
          <w:p w:rsidR="00000000" w:rsidDel="00000000" w:rsidP="00000000" w:rsidRDefault="00000000" w:rsidRPr="00000000" w14:paraId="00000215">
            <w:pPr>
              <w:widowControl w:val="0"/>
              <w:spacing w:line="240" w:lineRule="auto"/>
              <w:rPr>
                <w:rFonts w:ascii="Inter" w:cs="Inter" w:eastAsia="Inter" w:hAnsi="Inter"/>
              </w:rPr>
            </w:pPr>
            <w:r w:rsidDel="00000000" w:rsidR="00000000" w:rsidRPr="00000000">
              <w:rPr>
                <w:rFonts w:ascii="Inter" w:cs="Inter" w:eastAsia="Inter" w:hAnsi="Inter"/>
                <w:b w:val="1"/>
                <w:bCs w:val="1"/>
                <w:rtl w:val="0"/>
              </w:rPr>
              <w:t xml:space="preserve">Stay open and casual. </w:t>
            </w:r>
            <w:r w:rsidDel="00000000" w:rsidR="00000000" w:rsidRPr="00000000">
              <w:rPr>
                <w:rFonts w:ascii="Inter" w:cs="Inter" w:eastAsia="Inter" w:hAnsi="Inter"/>
                <w:rtl w:val="0"/>
              </w:rPr>
              <w:t xml:space="preserve">Have these conversations on the </w:t>
            </w:r>
            <w:r w:rsidDel="00000000" w:rsidR="00000000" w:rsidRPr="00000000">
              <w:rPr>
                <w:rFonts w:ascii="Inter" w:cs="Inter" w:eastAsia="Inter" w:hAnsi="Inter"/>
                <w:rtl w:val="0"/>
              </w:rPr>
              <w:t xml:space="preserve">regular</w:t>
            </w:r>
            <w:r w:rsidDel="00000000" w:rsidR="00000000" w:rsidRPr="00000000">
              <w:rPr>
                <w:rFonts w:ascii="Inter" w:cs="Inter" w:eastAsia="Inter" w:hAnsi="Inter"/>
                <w:rtl w:val="0"/>
              </w:rPr>
              <w:t xml:space="preserve">, either between coffee breaks or as a quick huddle. The idea is to have a perspective-driven sound board, and not a formal review. </w:t>
            </w:r>
          </w:p>
        </w:tc>
      </w:tr>
      <w:tr>
        <w:trPr>
          <w:cantSplit w:val="0"/>
          <w:tblHeader w:val="0"/>
        </w:trPr>
        <w:tc>
          <w:tcPr/>
          <w:p w:rsidR="00000000" w:rsidDel="00000000" w:rsidP="00000000" w:rsidRDefault="00000000" w:rsidRPr="00000000" w14:paraId="00000216">
            <w:pPr>
              <w:widowControl w:val="0"/>
              <w:numPr>
                <w:ilvl w:val="0"/>
                <w:numId w:val="41"/>
              </w:numPr>
              <w:spacing w:line="240" w:lineRule="auto"/>
              <w:ind w:left="720" w:hanging="360"/>
              <w:rPr>
                <w:rFonts w:ascii="Inter" w:cs="Inter" w:eastAsia="Inter" w:hAnsi="Inter"/>
                <w:b w:val="1"/>
                <w:bCs w:val="1"/>
              </w:rPr>
            </w:pPr>
            <w:r w:rsidDel="00000000" w:rsidR="00000000" w:rsidRPr="00000000">
              <w:rPr>
                <w:rFonts w:ascii="Inter" w:cs="Inter" w:eastAsia="Inter" w:hAnsi="Inter"/>
                <w:b w:val="1"/>
                <w:bCs w:val="1"/>
                <w:rtl w:val="0"/>
              </w:rPr>
              <w:t xml:space="preserve">Rotating the Lens</w:t>
            </w:r>
            <w:r w:rsidDel="00000000" w:rsidR="00000000" w:rsidRPr="00000000">
              <w:rPr>
                <w:rtl w:val="0"/>
              </w:rPr>
            </w:r>
          </w:p>
        </w:tc>
        <w:tc>
          <w:tcPr/>
          <w:p w:rsidR="00000000" w:rsidDel="00000000" w:rsidP="00000000" w:rsidRDefault="00000000" w:rsidRPr="00000000" w14:paraId="00000217">
            <w:pPr>
              <w:widowControl w:val="0"/>
              <w:spacing w:line="240" w:lineRule="auto"/>
              <w:rPr>
                <w:rFonts w:ascii="Inter" w:cs="Inter" w:eastAsia="Inter" w:hAnsi="Inter"/>
              </w:rPr>
            </w:pPr>
            <w:r w:rsidDel="00000000" w:rsidR="00000000" w:rsidRPr="00000000">
              <w:rPr>
                <w:rFonts w:ascii="Inter" w:cs="Inter" w:eastAsia="Inter" w:hAnsi="Inter"/>
                <w:b w:val="1"/>
                <w:bCs w:val="1"/>
                <w:rtl w:val="0"/>
              </w:rPr>
              <w:t xml:space="preserve">Seek different perspectives. </w:t>
            </w:r>
            <w:r w:rsidDel="00000000" w:rsidR="00000000" w:rsidRPr="00000000">
              <w:rPr>
                <w:rFonts w:ascii="Inter" w:cs="Inter" w:eastAsia="Inter" w:hAnsi="Inter"/>
                <w:rtl w:val="0"/>
              </w:rPr>
              <w:t xml:space="preserve">There’s no rule that says you have to stick with the same partner each time. In fact, we encourage inviting varied voices to build richer feedback loops.</w:t>
            </w:r>
          </w:p>
        </w:tc>
      </w:tr>
    </w:tbl>
    <w:p w:rsidR="00000000" w:rsidDel="00000000" w:rsidP="00000000" w:rsidRDefault="00000000" w:rsidRPr="00000000" w14:paraId="00000218">
      <w:pPr>
        <w:rPr>
          <w:b w:val="1"/>
          <w:bCs w:val="1"/>
        </w:rPr>
      </w:pPr>
      <w:r w:rsidDel="00000000" w:rsidR="00000000" w:rsidRPr="00000000">
        <w:rPr>
          <w:rtl w:val="0"/>
        </w:rPr>
      </w:r>
    </w:p>
    <w:p w:rsidR="00000000" w:rsidDel="00000000" w:rsidP="00000000" w:rsidRDefault="00000000" w:rsidRPr="00000000" w14:paraId="00000219">
      <w:pPr>
        <w:rPr>
          <w:b w:val="1"/>
          <w:bCs w:val="1"/>
        </w:rPr>
      </w:pPr>
      <w:r w:rsidDel="00000000" w:rsidR="00000000" w:rsidRPr="00000000">
        <w:rPr>
          <w:b w:val="1"/>
          <w:bCs w:val="1"/>
          <w:rtl w:val="0"/>
        </w:rPr>
        <w:t xml:space="preserve">On Onboarding.</w:t>
      </w:r>
    </w:p>
    <w:p w:rsidR="00000000" w:rsidDel="00000000" w:rsidP="00000000" w:rsidRDefault="00000000" w:rsidRPr="00000000" w14:paraId="0000021A">
      <w:pPr>
        <w:rPr/>
      </w:pPr>
      <w:r w:rsidDel="00000000" w:rsidR="00000000" w:rsidRPr="00000000">
        <w:rPr>
          <w:rtl w:val="0"/>
        </w:rPr>
        <w:t xml:space="preserve">A new team member’s first two weeks will always feel overwhelming, and that’s completely okay—it’s not a problem we need to fix; it’s just an event to prepare for. For us, onboarding is a collective team responsibility, not just an HR checklist. Here’s what a typical onboarding could look like: </w:t>
      </w:r>
    </w:p>
    <w:p w:rsidR="00000000" w:rsidDel="00000000" w:rsidP="00000000" w:rsidRDefault="00000000" w:rsidRPr="00000000" w14:paraId="0000021B">
      <w:pPr>
        <w:rPr/>
      </w:pPr>
      <w:r w:rsidDel="00000000" w:rsidR="00000000" w:rsidRPr="00000000">
        <w:rPr>
          <w:rtl w:val="0"/>
        </w:rPr>
      </w:r>
    </w:p>
    <w:tbl>
      <w:tblPr>
        <w:tblStyle w:val="Table44"/>
        <w:tblW w:w="936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2880"/>
        <w:gridCol w:w="6480"/>
        <w:tblGridChange w:id="0">
          <w:tblGrid>
            <w:gridCol w:w="2880"/>
            <w:gridCol w:w="6480"/>
          </w:tblGrid>
        </w:tblGridChange>
      </w:tblGrid>
      <w:tr>
        <w:trPr>
          <w:cantSplit w:val="0"/>
          <w:tblHeader w:val="0"/>
        </w:trPr>
        <w:tc>
          <w:tcPr>
            <w:gridSpan w:val="2"/>
            <w:shd w:fill="999999" w:val="clear"/>
          </w:tcPr>
          <w:p w:rsidR="00000000" w:rsidDel="00000000" w:rsidP="00000000" w:rsidRDefault="00000000" w:rsidRPr="00000000" w14:paraId="0000021C">
            <w:pPr>
              <w:widowControl w:val="0"/>
              <w:spacing w:line="240" w:lineRule="auto"/>
              <w:rPr>
                <w:rFonts w:ascii="Inter" w:cs="Inter" w:eastAsia="Inter" w:hAnsi="Inter"/>
                <w:b w:val="1"/>
                <w:bCs w:val="1"/>
                <w:color w:val="ffffff"/>
              </w:rPr>
            </w:pPr>
            <w:r w:rsidDel="00000000" w:rsidR="00000000" w:rsidRPr="00000000">
              <w:rPr>
                <w:rFonts w:ascii="Inter" w:cs="Inter" w:eastAsia="Inter" w:hAnsi="Inter"/>
                <w:b w:val="1"/>
                <w:bCs w:val="1"/>
                <w:color w:val="ffffff"/>
                <w:rtl w:val="0"/>
              </w:rPr>
              <w:t xml:space="preserve">The Onboarding Process</w:t>
            </w:r>
          </w:p>
        </w:tc>
      </w:tr>
      <w:tr>
        <w:trPr>
          <w:cantSplit w:val="0"/>
          <w:tblHeader w:val="0"/>
        </w:trPr>
        <w:tc>
          <w:tcPr>
            <w:shd w:fill="efefef" w:val="clear"/>
          </w:tcPr>
          <w:p w:rsidR="00000000" w:rsidDel="00000000" w:rsidP="00000000" w:rsidRDefault="00000000" w:rsidRPr="00000000" w14:paraId="0000021E">
            <w:pPr>
              <w:widowControl w:val="0"/>
              <w:numPr>
                <w:ilvl w:val="0"/>
                <w:numId w:val="22"/>
              </w:numPr>
              <w:spacing w:line="240" w:lineRule="auto"/>
              <w:ind w:left="720" w:hanging="360"/>
              <w:rPr>
                <w:rFonts w:ascii="Inter" w:cs="Inter" w:eastAsia="Inter" w:hAnsi="Inter"/>
                <w:b w:val="1"/>
                <w:bCs w:val="1"/>
              </w:rPr>
            </w:pPr>
            <w:r w:rsidDel="00000000" w:rsidR="00000000" w:rsidRPr="00000000">
              <w:rPr>
                <w:rFonts w:ascii="Inter" w:cs="Inter" w:eastAsia="Inter" w:hAnsi="Inter"/>
                <w:b w:val="1"/>
                <w:bCs w:val="1"/>
                <w:rtl w:val="0"/>
              </w:rPr>
              <w:t xml:space="preserve">Before Day One</w:t>
            </w:r>
          </w:p>
        </w:tc>
        <w:tc>
          <w:tcPr>
            <w:shd w:fill="efefef" w:val="clear"/>
          </w:tcPr>
          <w:p w:rsidR="00000000" w:rsidDel="00000000" w:rsidP="00000000" w:rsidRDefault="00000000" w:rsidRPr="00000000" w14:paraId="0000021F">
            <w:pPr>
              <w:widowControl w:val="0"/>
              <w:spacing w:line="240" w:lineRule="auto"/>
              <w:rPr>
                <w:rFonts w:ascii="Inter" w:cs="Inter" w:eastAsia="Inter" w:hAnsi="Inter"/>
                <w:i w:val="1"/>
                <w:iCs w:val="1"/>
                <w:highlight w:val="yellow"/>
              </w:rPr>
            </w:pPr>
            <w:r w:rsidDel="00000000" w:rsidR="00000000" w:rsidRPr="00000000">
              <w:rPr>
                <w:rFonts w:ascii="Inter" w:cs="Inter" w:eastAsia="Inter" w:hAnsi="Inter"/>
                <w:b w:val="1"/>
                <w:bCs w:val="1"/>
                <w:rtl w:val="0"/>
              </w:rPr>
              <w:t xml:space="preserve">Make</w:t>
            </w:r>
            <w:r w:rsidDel="00000000" w:rsidR="00000000" w:rsidRPr="00000000">
              <w:rPr>
                <w:rFonts w:ascii="Inter" w:cs="Inter" w:eastAsia="Inter" w:hAnsi="Inter"/>
                <w:b w:val="1"/>
                <w:bCs w:val="1"/>
                <w:rtl w:val="0"/>
              </w:rPr>
              <w:t xml:space="preserve"> them feel welcome </w:t>
            </w:r>
            <w:r w:rsidDel="00000000" w:rsidR="00000000" w:rsidRPr="00000000">
              <w:rPr>
                <w:rFonts w:ascii="Inter" w:cs="Inter" w:eastAsia="Inter" w:hAnsi="Inter"/>
                <w:rtl w:val="0"/>
              </w:rPr>
              <w:t xml:space="preserve">by sending a welcome message. Ensure to make time to make conversation, an onboarding buddy with bandwidth. </w:t>
            </w:r>
            <w:r w:rsidDel="00000000" w:rsidR="00000000" w:rsidRPr="00000000">
              <w:rPr>
                <w:rtl w:val="0"/>
              </w:rPr>
            </w:r>
          </w:p>
        </w:tc>
      </w:tr>
      <w:tr>
        <w:trPr>
          <w:cantSplit w:val="0"/>
          <w:tblHeader w:val="0"/>
        </w:trPr>
        <w:tc>
          <w:tcPr>
            <w:shd w:fill="efefef" w:val="clear"/>
          </w:tcPr>
          <w:p w:rsidR="00000000" w:rsidDel="00000000" w:rsidP="00000000" w:rsidRDefault="00000000" w:rsidRPr="00000000" w14:paraId="00000220">
            <w:pPr>
              <w:widowControl w:val="0"/>
              <w:numPr>
                <w:ilvl w:val="0"/>
                <w:numId w:val="22"/>
              </w:numPr>
              <w:spacing w:line="240" w:lineRule="auto"/>
              <w:ind w:left="720" w:hanging="360"/>
              <w:rPr>
                <w:rFonts w:ascii="Inter" w:cs="Inter" w:eastAsia="Inter" w:hAnsi="Inter"/>
                <w:b w:val="1"/>
                <w:bCs w:val="1"/>
              </w:rPr>
            </w:pPr>
            <w:r w:rsidDel="00000000" w:rsidR="00000000" w:rsidRPr="00000000">
              <w:rPr>
                <w:rFonts w:ascii="Inter" w:cs="Inter" w:eastAsia="Inter" w:hAnsi="Inter"/>
                <w:b w:val="1"/>
                <w:bCs w:val="1"/>
                <w:rtl w:val="0"/>
              </w:rPr>
              <w:t xml:space="preserve">First Two Weeks</w:t>
            </w:r>
          </w:p>
        </w:tc>
        <w:tc>
          <w:tcPr>
            <w:shd w:fill="efefef" w:val="clear"/>
          </w:tcPr>
          <w:p w:rsidR="00000000" w:rsidDel="00000000" w:rsidP="00000000" w:rsidRDefault="00000000" w:rsidRPr="00000000" w14:paraId="00000221">
            <w:pPr>
              <w:widowControl w:val="0"/>
              <w:spacing w:line="240" w:lineRule="auto"/>
              <w:rPr>
                <w:rFonts w:ascii="Inter" w:cs="Inter" w:eastAsia="Inter" w:hAnsi="Inter"/>
              </w:rPr>
            </w:pPr>
            <w:r w:rsidDel="00000000" w:rsidR="00000000" w:rsidRPr="00000000">
              <w:rPr>
                <w:rFonts w:ascii="Inter" w:cs="Inter" w:eastAsia="Inter" w:hAnsi="Inter"/>
                <w:b w:val="1"/>
                <w:bCs w:val="1"/>
                <w:rtl w:val="0"/>
              </w:rPr>
              <w:t xml:space="preserve">Give them space to observe</w:t>
            </w:r>
            <w:r w:rsidDel="00000000" w:rsidR="00000000" w:rsidRPr="00000000">
              <w:rPr>
                <w:rFonts w:ascii="Inter" w:cs="Inter" w:eastAsia="Inter" w:hAnsi="Inter"/>
                <w:rtl w:val="0"/>
              </w:rPr>
              <w:t xml:space="preserve"> and ask questions before assigning them to deliver. Introduce them broadly, across disciplines and seniority, not just their work. </w:t>
            </w:r>
          </w:p>
        </w:tc>
      </w:tr>
      <w:tr>
        <w:trPr>
          <w:cantSplit w:val="0"/>
          <w:tblHeader w:val="0"/>
        </w:trPr>
        <w:tc>
          <w:tcPr>
            <w:shd w:fill="efefef" w:val="clear"/>
          </w:tcPr>
          <w:p w:rsidR="00000000" w:rsidDel="00000000" w:rsidP="00000000" w:rsidRDefault="00000000" w:rsidRPr="00000000" w14:paraId="00000222">
            <w:pPr>
              <w:widowControl w:val="0"/>
              <w:numPr>
                <w:ilvl w:val="0"/>
                <w:numId w:val="22"/>
              </w:numPr>
              <w:spacing w:line="240" w:lineRule="auto"/>
              <w:ind w:left="720" w:hanging="360"/>
              <w:rPr>
                <w:rFonts w:ascii="Inter" w:cs="Inter" w:eastAsia="Inter" w:hAnsi="Inter"/>
                <w:b w:val="1"/>
                <w:bCs w:val="1"/>
              </w:rPr>
            </w:pPr>
            <w:r w:rsidDel="00000000" w:rsidR="00000000" w:rsidRPr="00000000">
              <w:rPr>
                <w:rFonts w:ascii="Inter" w:cs="Inter" w:eastAsia="Inter" w:hAnsi="Inter"/>
                <w:b w:val="1"/>
                <w:bCs w:val="1"/>
                <w:rtl w:val="0"/>
              </w:rPr>
              <w:t xml:space="preserve">Early on</w:t>
            </w:r>
          </w:p>
        </w:tc>
        <w:tc>
          <w:tcPr>
            <w:shd w:fill="efefef" w:val="clear"/>
          </w:tcPr>
          <w:p w:rsidR="00000000" w:rsidDel="00000000" w:rsidP="00000000" w:rsidRDefault="00000000" w:rsidRPr="00000000" w14:paraId="00000223">
            <w:pPr>
              <w:widowControl w:val="0"/>
              <w:spacing w:line="240" w:lineRule="auto"/>
              <w:rPr>
                <w:rFonts w:ascii="Inter" w:cs="Inter" w:eastAsia="Inter" w:hAnsi="Inter"/>
                <w:i w:val="1"/>
                <w:iCs w:val="1"/>
              </w:rPr>
            </w:pPr>
            <w:r w:rsidDel="00000000" w:rsidR="00000000" w:rsidRPr="00000000">
              <w:rPr>
                <w:rFonts w:ascii="Inter" w:cs="Inter" w:eastAsia="Inter" w:hAnsi="Inter"/>
                <w:b w:val="1"/>
                <w:bCs w:val="1"/>
                <w:rtl w:val="0"/>
              </w:rPr>
              <w:t xml:space="preserve">Give them an anchor project. </w:t>
            </w:r>
            <w:r w:rsidDel="00000000" w:rsidR="00000000" w:rsidRPr="00000000">
              <w:rPr>
                <w:rFonts w:ascii="Inter" w:cs="Inter" w:eastAsia="Inter" w:hAnsi="Inter"/>
                <w:rtl w:val="0"/>
              </w:rPr>
              <w:t xml:space="preserve">A small piece of work that lets them apply existing skills can help them build context.  </w:t>
            </w:r>
            <w:r w:rsidDel="00000000" w:rsidR="00000000" w:rsidRPr="00000000">
              <w:rPr>
                <w:rtl w:val="0"/>
              </w:rPr>
            </w:r>
          </w:p>
        </w:tc>
      </w:tr>
      <w:tr>
        <w:trPr>
          <w:cantSplit w:val="0"/>
          <w:tblHeader w:val="0"/>
        </w:trPr>
        <w:tc>
          <w:tcPr>
            <w:shd w:fill="efefef" w:val="clear"/>
          </w:tcPr>
          <w:p w:rsidR="00000000" w:rsidDel="00000000" w:rsidP="00000000" w:rsidRDefault="00000000" w:rsidRPr="00000000" w14:paraId="00000224">
            <w:pPr>
              <w:widowControl w:val="0"/>
              <w:numPr>
                <w:ilvl w:val="0"/>
                <w:numId w:val="22"/>
              </w:numPr>
              <w:spacing w:line="240" w:lineRule="auto"/>
              <w:ind w:left="720" w:hanging="360"/>
              <w:rPr>
                <w:rFonts w:ascii="Inter" w:cs="Inter" w:eastAsia="Inter" w:hAnsi="Inter"/>
                <w:b w:val="1"/>
                <w:bCs w:val="1"/>
              </w:rPr>
            </w:pPr>
            <w:r w:rsidDel="00000000" w:rsidR="00000000" w:rsidRPr="00000000">
              <w:rPr>
                <w:rFonts w:ascii="Inter" w:cs="Inter" w:eastAsia="Inter" w:hAnsi="Inter"/>
                <w:b w:val="1"/>
                <w:bCs w:val="1"/>
                <w:rtl w:val="0"/>
              </w:rPr>
              <w:t xml:space="preserve">Around Week Four</w:t>
            </w:r>
          </w:p>
        </w:tc>
        <w:tc>
          <w:tcPr>
            <w:shd w:fill="efefef" w:val="clear"/>
          </w:tcPr>
          <w:p w:rsidR="00000000" w:rsidDel="00000000" w:rsidP="00000000" w:rsidRDefault="00000000" w:rsidRPr="00000000" w14:paraId="00000225">
            <w:pPr>
              <w:widowControl w:val="0"/>
              <w:spacing w:line="240" w:lineRule="auto"/>
              <w:rPr>
                <w:rFonts w:ascii="Inter" w:cs="Inter" w:eastAsia="Inter" w:hAnsi="Inter"/>
              </w:rPr>
            </w:pPr>
            <w:r w:rsidDel="00000000" w:rsidR="00000000" w:rsidRPr="00000000">
              <w:rPr>
                <w:rFonts w:ascii="Inter" w:cs="Inter" w:eastAsia="Inter" w:hAnsi="Inter"/>
                <w:b w:val="1"/>
                <w:bCs w:val="1"/>
                <w:rtl w:val="0"/>
              </w:rPr>
              <w:t xml:space="preserve">Sit down together and set goals </w:t>
            </w:r>
            <w:r w:rsidDel="00000000" w:rsidR="00000000" w:rsidRPr="00000000">
              <w:rPr>
                <w:rFonts w:ascii="Inter" w:cs="Inter" w:eastAsia="Inter" w:hAnsi="Inter"/>
                <w:rtl w:val="0"/>
              </w:rPr>
              <w:t xml:space="preserve">to begin building a growth plan.</w:t>
            </w:r>
          </w:p>
        </w:tc>
      </w:tr>
      <w:tr>
        <w:trPr>
          <w:cantSplit w:val="0"/>
          <w:tblHeader w:val="0"/>
        </w:trPr>
        <w:tc>
          <w:tcPr>
            <w:shd w:fill="efefef" w:val="clear"/>
          </w:tcPr>
          <w:p w:rsidR="00000000" w:rsidDel="00000000" w:rsidP="00000000" w:rsidRDefault="00000000" w:rsidRPr="00000000" w14:paraId="00000226">
            <w:pPr>
              <w:widowControl w:val="0"/>
              <w:numPr>
                <w:ilvl w:val="0"/>
                <w:numId w:val="22"/>
              </w:numPr>
              <w:spacing w:line="240" w:lineRule="auto"/>
              <w:ind w:left="720" w:hanging="360"/>
              <w:rPr>
                <w:rFonts w:ascii="Inter" w:cs="Inter" w:eastAsia="Inter" w:hAnsi="Inter"/>
                <w:b w:val="1"/>
                <w:bCs w:val="1"/>
              </w:rPr>
            </w:pPr>
            <w:r w:rsidDel="00000000" w:rsidR="00000000" w:rsidRPr="00000000">
              <w:rPr>
                <w:rFonts w:ascii="Inter" w:cs="Inter" w:eastAsia="Inter" w:hAnsi="Inter"/>
                <w:b w:val="1"/>
                <w:bCs w:val="1"/>
                <w:rtl w:val="0"/>
              </w:rPr>
              <w:t xml:space="preserve">After Each Onboarding</w:t>
            </w:r>
          </w:p>
        </w:tc>
        <w:tc>
          <w:tcPr>
            <w:shd w:fill="efefef" w:val="clear"/>
          </w:tcPr>
          <w:p w:rsidR="00000000" w:rsidDel="00000000" w:rsidP="00000000" w:rsidRDefault="00000000" w:rsidRPr="00000000" w14:paraId="00000227">
            <w:pPr>
              <w:widowControl w:val="0"/>
              <w:spacing w:line="240" w:lineRule="auto"/>
              <w:rPr>
                <w:rFonts w:ascii="Inter" w:cs="Inter" w:eastAsia="Inter" w:hAnsi="Inter"/>
                <w:b w:val="1"/>
                <w:bCs w:val="1"/>
              </w:rPr>
            </w:pPr>
            <w:r w:rsidDel="00000000" w:rsidR="00000000" w:rsidRPr="00000000">
              <w:rPr>
                <w:rFonts w:ascii="Inter" w:cs="Inter" w:eastAsia="Inter" w:hAnsi="Inter"/>
                <w:b w:val="1"/>
                <w:bCs w:val="1"/>
                <w:rtl w:val="0"/>
              </w:rPr>
              <w:t xml:space="preserve">Collect feedback </w:t>
            </w:r>
            <w:r w:rsidDel="00000000" w:rsidR="00000000" w:rsidRPr="00000000">
              <w:rPr>
                <w:rFonts w:ascii="Inter" w:cs="Inter" w:eastAsia="Inter" w:hAnsi="Inter"/>
                <w:rtl w:val="0"/>
              </w:rPr>
              <w:t xml:space="preserve">and improve for the next one.</w:t>
            </w:r>
            <w:r w:rsidDel="00000000" w:rsidR="00000000" w:rsidRPr="00000000">
              <w:rPr>
                <w:rtl w:val="0"/>
              </w:rPr>
            </w:r>
          </w:p>
        </w:tc>
      </w:tr>
    </w:tbl>
    <w:p w:rsidR="00000000" w:rsidDel="00000000" w:rsidP="00000000" w:rsidRDefault="00000000" w:rsidRPr="00000000" w14:paraId="00000228">
      <w:pPr>
        <w:pStyle w:val="Heading3"/>
        <w:widowControl w:val="0"/>
        <w:spacing w:line="240" w:lineRule="auto"/>
        <w:rPr>
          <w:b w:val="1"/>
          <w:bCs w:val="1"/>
        </w:rPr>
      </w:pPr>
      <w:bookmarkStart w:colFirst="0" w:colLast="0" w:name="_9jiy3suzljz1" w:id="33"/>
      <w:bookmarkEnd w:id="33"/>
      <w:r w:rsidDel="00000000" w:rsidR="00000000" w:rsidRPr="00000000">
        <w:rPr>
          <w:b w:val="1"/>
          <w:bCs w:val="1"/>
          <w:rtl w:val="0"/>
        </w:rPr>
        <w:t xml:space="preserve">5.3 How We Show Up</w:t>
      </w:r>
    </w:p>
    <w:p w:rsidR="00000000" w:rsidDel="00000000" w:rsidP="00000000" w:rsidRDefault="00000000" w:rsidRPr="00000000" w14:paraId="00000229">
      <w:pPr>
        <w:widowControl w:val="0"/>
        <w:spacing w:line="240" w:lineRule="auto"/>
        <w:rPr>
          <w:rFonts w:ascii="Inter" w:cs="Inter" w:eastAsia="Inter" w:hAnsi="Inter"/>
        </w:rPr>
      </w:pPr>
      <w:r w:rsidDel="00000000" w:rsidR="00000000" w:rsidRPr="00000000">
        <w:rPr>
          <w:rFonts w:ascii="Inter" w:cs="Inter" w:eastAsia="Inter" w:hAnsi="Inter"/>
          <w:rtl w:val="0"/>
        </w:rPr>
        <w:t xml:space="preserve">Working in government means shaping lives within complex systems. Our decisions are rarely black and white; they require balancing competing priorities. In this environment, how we work matters as much as what we achieve. The following commitments serve as our compass, ensuring our craft always serves the public good.</w:t>
      </w:r>
    </w:p>
    <w:p w:rsidR="00000000" w:rsidDel="00000000" w:rsidP="00000000" w:rsidRDefault="00000000" w:rsidRPr="00000000" w14:paraId="0000022A">
      <w:pPr>
        <w:widowControl w:val="0"/>
        <w:spacing w:line="240" w:lineRule="auto"/>
        <w:rPr>
          <w:rFonts w:ascii="Inter" w:cs="Inter" w:eastAsia="Inter" w:hAnsi="Inter"/>
        </w:rPr>
      </w:pPr>
      <w:r w:rsidDel="00000000" w:rsidR="00000000" w:rsidRPr="00000000">
        <w:rPr>
          <w:rtl w:val="0"/>
        </w:rPr>
      </w:r>
    </w:p>
    <w:tbl>
      <w:tblPr>
        <w:tblStyle w:val="Table45"/>
        <w:tblW w:w="9795.0" w:type="dxa"/>
        <w:jc w:val="left"/>
        <w:tblInd w:w="-435.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2760"/>
        <w:gridCol w:w="7035"/>
        <w:tblGridChange w:id="0">
          <w:tblGrid>
            <w:gridCol w:w="2760"/>
            <w:gridCol w:w="7035"/>
          </w:tblGrid>
        </w:tblGridChange>
      </w:tblGrid>
      <w:tr>
        <w:trPr>
          <w:cantSplit w:val="0"/>
          <w:tblHeader w:val="0"/>
        </w:trPr>
        <w:tc>
          <w:tcPr/>
          <w:p w:rsidR="00000000" w:rsidDel="00000000" w:rsidP="00000000" w:rsidRDefault="00000000" w:rsidRPr="00000000" w14:paraId="0000022B">
            <w:pPr>
              <w:widowControl w:val="0"/>
              <w:numPr>
                <w:ilvl w:val="0"/>
                <w:numId w:val="12"/>
              </w:numPr>
              <w:spacing w:line="240" w:lineRule="auto"/>
              <w:ind w:left="720" w:hanging="360"/>
              <w:rPr>
                <w:rFonts w:ascii="Inter" w:cs="Inter" w:eastAsia="Inter" w:hAnsi="Inter"/>
                <w:b w:val="1"/>
                <w:bCs w:val="1"/>
              </w:rPr>
            </w:pPr>
            <w:r w:rsidDel="00000000" w:rsidR="00000000" w:rsidRPr="00000000">
              <w:rPr>
                <w:rFonts w:ascii="Inter" w:cs="Inter" w:eastAsia="Inter" w:hAnsi="Inter"/>
                <w:b w:val="1"/>
                <w:bCs w:val="1"/>
                <w:rtl w:val="0"/>
              </w:rPr>
              <w:t xml:space="preserve">Honesty over Courtesy</w:t>
            </w:r>
          </w:p>
        </w:tc>
        <w:tc>
          <w:tcPr/>
          <w:p w:rsidR="00000000" w:rsidDel="00000000" w:rsidP="00000000" w:rsidRDefault="00000000" w:rsidRPr="00000000" w14:paraId="0000022C">
            <w:pPr>
              <w:widowControl w:val="0"/>
              <w:spacing w:line="240" w:lineRule="auto"/>
              <w:rPr>
                <w:rFonts w:ascii="Inter" w:cs="Inter" w:eastAsia="Inter" w:hAnsi="Inter"/>
              </w:rPr>
            </w:pPr>
            <w:r w:rsidDel="00000000" w:rsidR="00000000" w:rsidRPr="00000000">
              <w:rPr>
                <w:rFonts w:ascii="Inter" w:cs="Inter" w:eastAsia="Inter" w:hAnsi="Inter"/>
                <w:b w:val="1"/>
                <w:bCs w:val="1"/>
                <w:rtl w:val="0"/>
              </w:rPr>
              <w:t xml:space="preserve">Don’t play it safe; give honest feedback.</w:t>
            </w:r>
            <w:r w:rsidDel="00000000" w:rsidR="00000000" w:rsidRPr="00000000">
              <w:rPr>
                <w:rFonts w:ascii="Inter" w:cs="Inter" w:eastAsia="Inter" w:hAnsi="Inter"/>
                <w:rtl w:val="0"/>
              </w:rPr>
              <w:t xml:space="preserve"> High-quality work requires real transparency. That means coming to rituals fully prepared and engaged to discuss what’s hard, not just what’s succeeding.</w:t>
            </w:r>
          </w:p>
        </w:tc>
      </w:tr>
      <w:tr>
        <w:trPr>
          <w:cantSplit w:val="0"/>
          <w:tblHeader w:val="0"/>
        </w:trPr>
        <w:tc>
          <w:tcPr/>
          <w:p w:rsidR="00000000" w:rsidDel="00000000" w:rsidP="00000000" w:rsidRDefault="00000000" w:rsidRPr="00000000" w14:paraId="0000022D">
            <w:pPr>
              <w:widowControl w:val="0"/>
              <w:numPr>
                <w:ilvl w:val="0"/>
                <w:numId w:val="12"/>
              </w:numPr>
              <w:spacing w:line="240" w:lineRule="auto"/>
              <w:ind w:left="720" w:hanging="360"/>
              <w:rPr>
                <w:rFonts w:ascii="Inter" w:cs="Inter" w:eastAsia="Inter" w:hAnsi="Inter"/>
                <w:b w:val="1"/>
                <w:bCs w:val="1"/>
              </w:rPr>
            </w:pPr>
            <w:r w:rsidDel="00000000" w:rsidR="00000000" w:rsidRPr="00000000">
              <w:rPr>
                <w:rFonts w:ascii="Inter" w:cs="Inter" w:eastAsia="Inter" w:hAnsi="Inter"/>
                <w:b w:val="1"/>
                <w:bCs w:val="1"/>
                <w:rtl w:val="0"/>
              </w:rPr>
              <w:t xml:space="preserve">Collective over Individual</w:t>
            </w:r>
          </w:p>
        </w:tc>
        <w:tc>
          <w:tcPr/>
          <w:p w:rsidR="00000000" w:rsidDel="00000000" w:rsidP="00000000" w:rsidRDefault="00000000" w:rsidRPr="00000000" w14:paraId="0000022E">
            <w:pPr>
              <w:widowControl w:val="0"/>
              <w:spacing w:line="240" w:lineRule="auto"/>
              <w:rPr>
                <w:rFonts w:ascii="Inter" w:cs="Inter" w:eastAsia="Inter" w:hAnsi="Inter"/>
              </w:rPr>
            </w:pPr>
            <w:r w:rsidDel="00000000" w:rsidR="00000000" w:rsidRPr="00000000">
              <w:rPr>
                <w:rFonts w:ascii="Inter" w:cs="Inter" w:eastAsia="Inter" w:hAnsi="Inter"/>
                <w:b w:val="1"/>
                <w:bCs w:val="1"/>
                <w:rtl w:val="0"/>
              </w:rPr>
              <w:t xml:space="preserve">Look beyond your own deliverables.</w:t>
            </w:r>
            <w:r w:rsidDel="00000000" w:rsidR="00000000" w:rsidRPr="00000000">
              <w:rPr>
                <w:rFonts w:ascii="Inter" w:cs="Inter" w:eastAsia="Inter" w:hAnsi="Inter"/>
                <w:rtl w:val="0"/>
              </w:rPr>
              <w:t xml:space="preserve"> We build better together than we ever could alone. That means sharing knowledge freely before anyone has to ask, and measuring impact by how the entire team crosses the finish line.</w:t>
            </w:r>
          </w:p>
        </w:tc>
      </w:tr>
      <w:tr>
        <w:trPr>
          <w:cantSplit w:val="0"/>
          <w:trHeight w:val="1087.1484375" w:hRule="atLeast"/>
          <w:tblHeader w:val="0"/>
        </w:trPr>
        <w:tc>
          <w:tcPr/>
          <w:p w:rsidR="00000000" w:rsidDel="00000000" w:rsidP="00000000" w:rsidRDefault="00000000" w:rsidRPr="00000000" w14:paraId="0000022F">
            <w:pPr>
              <w:widowControl w:val="0"/>
              <w:numPr>
                <w:ilvl w:val="0"/>
                <w:numId w:val="12"/>
              </w:numPr>
              <w:spacing w:line="240" w:lineRule="auto"/>
              <w:ind w:left="720" w:hanging="360"/>
              <w:rPr>
                <w:rFonts w:ascii="Inter" w:cs="Inter" w:eastAsia="Inter" w:hAnsi="Inter"/>
                <w:b w:val="1"/>
                <w:bCs w:val="1"/>
              </w:rPr>
            </w:pPr>
            <w:r w:rsidDel="00000000" w:rsidR="00000000" w:rsidRPr="00000000">
              <w:rPr>
                <w:rFonts w:ascii="Inter" w:cs="Inter" w:eastAsia="Inter" w:hAnsi="Inter"/>
                <w:b w:val="1"/>
                <w:bCs w:val="1"/>
                <w:rtl w:val="0"/>
              </w:rPr>
              <w:t xml:space="preserve">Collaboration over Territory</w:t>
            </w:r>
          </w:p>
        </w:tc>
        <w:tc>
          <w:tcPr/>
          <w:p w:rsidR="00000000" w:rsidDel="00000000" w:rsidP="00000000" w:rsidRDefault="00000000" w:rsidRPr="00000000" w14:paraId="00000230">
            <w:pPr>
              <w:widowControl w:val="0"/>
              <w:spacing w:line="240" w:lineRule="auto"/>
              <w:rPr>
                <w:rFonts w:ascii="Inter" w:cs="Inter" w:eastAsia="Inter" w:hAnsi="Inter"/>
              </w:rPr>
            </w:pPr>
            <w:r w:rsidDel="00000000" w:rsidR="00000000" w:rsidRPr="00000000">
              <w:rPr>
                <w:rFonts w:ascii="Inter" w:cs="Inter" w:eastAsia="Inter" w:hAnsi="Inter"/>
                <w:b w:val="1"/>
                <w:bCs w:val="1"/>
                <w:rtl w:val="0"/>
              </w:rPr>
              <w:t xml:space="preserve">Lean into other disciplines.</w:t>
            </w:r>
            <w:r w:rsidDel="00000000" w:rsidR="00000000" w:rsidRPr="00000000">
              <w:rPr>
                <w:rFonts w:ascii="Inter" w:cs="Inter" w:eastAsia="Inter" w:hAnsi="Inter"/>
                <w:rtl w:val="0"/>
              </w:rPr>
              <w:t xml:space="preserve"> The lines between design, product, and engineering are shifting, and embracing that overlap leads to much stronger outcomes than hiding behind a narrow job description. That means learning how other specialties think, and actively engaging with problems where our roles intersect.</w:t>
            </w:r>
          </w:p>
        </w:tc>
      </w:tr>
      <w:tr>
        <w:trPr>
          <w:cantSplit w:val="0"/>
          <w:trHeight w:val="1087.1484375" w:hRule="atLeast"/>
          <w:tblHeader w:val="0"/>
        </w:trPr>
        <w:tc>
          <w:tcPr/>
          <w:p w:rsidR="00000000" w:rsidDel="00000000" w:rsidP="00000000" w:rsidRDefault="00000000" w:rsidRPr="00000000" w14:paraId="00000231">
            <w:pPr>
              <w:widowControl w:val="0"/>
              <w:numPr>
                <w:ilvl w:val="0"/>
                <w:numId w:val="12"/>
              </w:numPr>
              <w:spacing w:line="240" w:lineRule="auto"/>
              <w:ind w:left="720" w:hanging="360"/>
              <w:rPr>
                <w:rFonts w:ascii="Inter" w:cs="Inter" w:eastAsia="Inter" w:hAnsi="Inter"/>
                <w:b w:val="1"/>
                <w:bCs w:val="1"/>
              </w:rPr>
            </w:pPr>
            <w:r w:rsidDel="00000000" w:rsidR="00000000" w:rsidRPr="00000000">
              <w:rPr>
                <w:rFonts w:ascii="Inter" w:cs="Inter" w:eastAsia="Inter" w:hAnsi="Inter"/>
                <w:b w:val="1"/>
                <w:bCs w:val="1"/>
                <w:rtl w:val="0"/>
              </w:rPr>
              <w:t xml:space="preserve">Experimentation over Status Quo</w:t>
            </w:r>
          </w:p>
        </w:tc>
        <w:tc>
          <w:tcPr/>
          <w:p w:rsidR="00000000" w:rsidDel="00000000" w:rsidP="00000000" w:rsidRDefault="00000000" w:rsidRPr="00000000" w14:paraId="00000232">
            <w:pPr>
              <w:widowControl w:val="0"/>
              <w:spacing w:line="240" w:lineRule="auto"/>
              <w:rPr>
                <w:rFonts w:ascii="Inter" w:cs="Inter" w:eastAsia="Inter" w:hAnsi="Inter"/>
              </w:rPr>
            </w:pPr>
            <w:r w:rsidDel="00000000" w:rsidR="00000000" w:rsidRPr="00000000">
              <w:rPr>
                <w:rFonts w:ascii="Inter" w:cs="Inter" w:eastAsia="Inter" w:hAnsi="Inter"/>
                <w:b w:val="1"/>
                <w:bCs w:val="1"/>
                <w:rtl w:val="0"/>
              </w:rPr>
              <w:t xml:space="preserve">Stay open to evolving. </w:t>
            </w:r>
            <w:r w:rsidDel="00000000" w:rsidR="00000000" w:rsidRPr="00000000">
              <w:rPr>
                <w:rFonts w:ascii="Inter" w:cs="Inter" w:eastAsia="Inter" w:hAnsi="Inter"/>
                <w:rtl w:val="0"/>
              </w:rPr>
              <w:t xml:space="preserve">A well-documented experiment upskills the collective team, not just the person who ran it. That means actively moving past comfortable routines to test new tools or processes, and openly calling out what works and what fails.</w:t>
            </w:r>
          </w:p>
        </w:tc>
      </w:tr>
      <w:tr>
        <w:trPr>
          <w:cantSplit w:val="0"/>
          <w:trHeight w:val="1087.1484375" w:hRule="atLeast"/>
          <w:tblHeader w:val="0"/>
        </w:trPr>
        <w:tc>
          <w:tcPr/>
          <w:p w:rsidR="00000000" w:rsidDel="00000000" w:rsidP="00000000" w:rsidRDefault="00000000" w:rsidRPr="00000000" w14:paraId="00000233">
            <w:pPr>
              <w:widowControl w:val="0"/>
              <w:numPr>
                <w:ilvl w:val="0"/>
                <w:numId w:val="12"/>
              </w:numPr>
              <w:spacing w:line="240" w:lineRule="auto"/>
              <w:ind w:left="720" w:hanging="360"/>
              <w:rPr>
                <w:rFonts w:ascii="Inter" w:cs="Inter" w:eastAsia="Inter" w:hAnsi="Inter"/>
                <w:b w:val="1"/>
                <w:bCs w:val="1"/>
              </w:rPr>
            </w:pPr>
            <w:r w:rsidDel="00000000" w:rsidR="00000000" w:rsidRPr="00000000">
              <w:rPr>
                <w:rFonts w:ascii="Inter" w:cs="Inter" w:eastAsia="Inter" w:hAnsi="Inter"/>
                <w:b w:val="1"/>
                <w:bCs w:val="1"/>
                <w:rtl w:val="0"/>
              </w:rPr>
              <w:t xml:space="preserve">Momentum over Paralysis</w:t>
            </w:r>
          </w:p>
        </w:tc>
        <w:tc>
          <w:tcPr/>
          <w:p w:rsidR="00000000" w:rsidDel="00000000" w:rsidP="00000000" w:rsidRDefault="00000000" w:rsidRPr="00000000" w14:paraId="00000234">
            <w:pPr>
              <w:widowControl w:val="0"/>
              <w:spacing w:line="240" w:lineRule="auto"/>
              <w:rPr>
                <w:rFonts w:ascii="Inter" w:cs="Inter" w:eastAsia="Inter" w:hAnsi="Inter"/>
              </w:rPr>
            </w:pPr>
            <w:r w:rsidDel="00000000" w:rsidR="00000000" w:rsidRPr="00000000">
              <w:rPr>
                <w:rFonts w:ascii="Inter" w:cs="Inter" w:eastAsia="Inter" w:hAnsi="Inter"/>
                <w:b w:val="1"/>
                <w:bCs w:val="1"/>
                <w:rtl w:val="0"/>
              </w:rPr>
              <w:t xml:space="preserve">Be comfortable with uncertainty. </w:t>
            </w:r>
            <w:r w:rsidDel="00000000" w:rsidR="00000000" w:rsidRPr="00000000">
              <w:rPr>
                <w:rFonts w:ascii="Inter" w:cs="Inter" w:eastAsia="Inter" w:hAnsi="Inter"/>
                <w:rtl w:val="0"/>
              </w:rPr>
              <w:t xml:space="preserve">Moving forward in ambiguous spaces is how we uncover the answers needed. That means exercising</w:t>
            </w:r>
            <w:r w:rsidDel="00000000" w:rsidR="00000000" w:rsidRPr="00000000">
              <w:rPr>
                <w:rFonts w:ascii="Inter" w:cs="Inter" w:eastAsia="Inter" w:hAnsi="Inter"/>
                <w:i w:val="1"/>
                <w:iCs w:val="1"/>
                <w:rtl w:val="0"/>
              </w:rPr>
              <w:t xml:space="preserve"> high agency</w:t>
            </w:r>
            <w:r w:rsidDel="00000000" w:rsidR="00000000" w:rsidRPr="00000000">
              <w:rPr>
                <w:rFonts w:ascii="Inter" w:cs="Inter" w:eastAsia="Inter" w:hAnsi="Inter"/>
                <w:rtl w:val="0"/>
              </w:rPr>
              <w:t xml:space="preserve"> to make calls and demonstrating </w:t>
            </w:r>
            <w:r w:rsidDel="00000000" w:rsidR="00000000" w:rsidRPr="00000000">
              <w:rPr>
                <w:rFonts w:ascii="Inter" w:cs="Inter" w:eastAsia="Inter" w:hAnsi="Inter"/>
                <w:i w:val="1"/>
                <w:iCs w:val="1"/>
                <w:rtl w:val="0"/>
              </w:rPr>
              <w:t xml:space="preserve">high independence</w:t>
            </w:r>
            <w:r w:rsidDel="00000000" w:rsidR="00000000" w:rsidRPr="00000000">
              <w:rPr>
                <w:rFonts w:ascii="Inter" w:cs="Inter" w:eastAsia="Inter" w:hAnsi="Inter"/>
                <w:rtl w:val="0"/>
              </w:rPr>
              <w:t xml:space="preserve"> by discerning when to pull others in.</w:t>
            </w:r>
          </w:p>
        </w:tc>
      </w:tr>
      <w:tr>
        <w:trPr>
          <w:cantSplit w:val="0"/>
          <w:tblHeader w:val="0"/>
        </w:trPr>
        <w:tc>
          <w:tcPr/>
          <w:p w:rsidR="00000000" w:rsidDel="00000000" w:rsidP="00000000" w:rsidRDefault="00000000" w:rsidRPr="00000000" w14:paraId="00000235">
            <w:pPr>
              <w:widowControl w:val="0"/>
              <w:numPr>
                <w:ilvl w:val="0"/>
                <w:numId w:val="12"/>
              </w:numPr>
              <w:spacing w:line="240" w:lineRule="auto"/>
              <w:ind w:left="720" w:hanging="360"/>
              <w:rPr>
                <w:rFonts w:ascii="Inter" w:cs="Inter" w:eastAsia="Inter" w:hAnsi="Inter"/>
                <w:b w:val="1"/>
                <w:bCs w:val="1"/>
              </w:rPr>
            </w:pPr>
            <w:r w:rsidDel="00000000" w:rsidR="00000000" w:rsidRPr="00000000">
              <w:rPr>
                <w:rFonts w:ascii="Inter" w:cs="Inter" w:eastAsia="Inter" w:hAnsi="Inter"/>
                <w:b w:val="1"/>
                <w:bCs w:val="1"/>
                <w:rtl w:val="0"/>
              </w:rPr>
              <w:t xml:space="preserve">Legacy over Outcome</w:t>
            </w:r>
          </w:p>
        </w:tc>
        <w:tc>
          <w:tcPr/>
          <w:p w:rsidR="00000000" w:rsidDel="00000000" w:rsidP="00000000" w:rsidRDefault="00000000" w:rsidRPr="00000000" w14:paraId="00000236">
            <w:pPr>
              <w:widowControl w:val="0"/>
              <w:spacing w:line="240" w:lineRule="auto"/>
              <w:rPr>
                <w:rFonts w:ascii="Inter" w:cs="Inter" w:eastAsia="Inter" w:hAnsi="Inter"/>
              </w:rPr>
            </w:pPr>
            <w:r w:rsidDel="00000000" w:rsidR="00000000" w:rsidRPr="00000000">
              <w:rPr>
                <w:rFonts w:ascii="Inter" w:cs="Inter" w:eastAsia="Inter" w:hAnsi="Inter"/>
                <w:b w:val="1"/>
                <w:bCs w:val="1"/>
                <w:rtl w:val="0"/>
              </w:rPr>
              <w:t xml:space="preserve">Future-proof the work. </w:t>
            </w:r>
            <w:r w:rsidDel="00000000" w:rsidR="00000000" w:rsidRPr="00000000">
              <w:rPr>
                <w:rFonts w:ascii="Inter" w:cs="Inter" w:eastAsia="Inter" w:hAnsi="Inter"/>
                <w:rtl w:val="0"/>
              </w:rPr>
              <w:t xml:space="preserve">The standards we set, the way we work, and the lessons learned matter far beyond the immediate outcome. Share reflections openly, document methodologies, and treat every engagement as an opportunity to shape the culture of public sector design.</w:t>
            </w:r>
          </w:p>
        </w:tc>
      </w:tr>
      <w:tr>
        <w:trPr>
          <w:cantSplit w:val="0"/>
          <w:tblHeader w:val="0"/>
        </w:trPr>
        <w:tc>
          <w:tcPr/>
          <w:p w:rsidR="00000000" w:rsidDel="00000000" w:rsidP="00000000" w:rsidRDefault="00000000" w:rsidRPr="00000000" w14:paraId="00000237">
            <w:pPr>
              <w:widowControl w:val="0"/>
              <w:numPr>
                <w:ilvl w:val="0"/>
                <w:numId w:val="12"/>
              </w:numPr>
              <w:spacing w:line="240" w:lineRule="auto"/>
              <w:ind w:left="720" w:hanging="360"/>
              <w:rPr>
                <w:rFonts w:ascii="Inter" w:cs="Inter" w:eastAsia="Inter" w:hAnsi="Inter"/>
                <w:b w:val="1"/>
                <w:bCs w:val="1"/>
              </w:rPr>
            </w:pPr>
            <w:r w:rsidDel="00000000" w:rsidR="00000000" w:rsidRPr="00000000">
              <w:rPr>
                <w:rFonts w:ascii="Inter" w:cs="Inter" w:eastAsia="Inter" w:hAnsi="Inter"/>
                <w:b w:val="1"/>
                <w:bCs w:val="1"/>
                <w:rtl w:val="0"/>
              </w:rPr>
              <w:t xml:space="preserve">Capability over Shipping</w:t>
            </w:r>
          </w:p>
        </w:tc>
        <w:tc>
          <w:tcPr/>
          <w:p w:rsidR="00000000" w:rsidDel="00000000" w:rsidP="00000000" w:rsidRDefault="00000000" w:rsidRPr="00000000" w14:paraId="00000238">
            <w:pPr>
              <w:widowControl w:val="0"/>
              <w:spacing w:line="240" w:lineRule="auto"/>
              <w:rPr>
                <w:rFonts w:ascii="Inter" w:cs="Inter" w:eastAsia="Inter" w:hAnsi="Inter"/>
              </w:rPr>
            </w:pPr>
            <w:r w:rsidDel="00000000" w:rsidR="00000000" w:rsidRPr="00000000">
              <w:rPr>
                <w:rFonts w:ascii="Inter" w:cs="Inter" w:eastAsia="Inter" w:hAnsi="Inter"/>
                <w:b w:val="1"/>
                <w:bCs w:val="1"/>
                <w:rtl w:val="0"/>
              </w:rPr>
              <w:t xml:space="preserve">Enable partners for the long term. </w:t>
            </w:r>
            <w:r w:rsidDel="00000000" w:rsidR="00000000" w:rsidRPr="00000000">
              <w:rPr>
                <w:rFonts w:ascii="Inter" w:cs="Inter" w:eastAsia="Inter" w:hAnsi="Inter"/>
                <w:rtl w:val="0"/>
              </w:rPr>
              <w:t xml:space="preserve">Working with agency partners is not just about delivery, it’s about ensuring they can sustain the work even after our exit. Slow down to explain the processes and transfer knowledge even when the engagement is moving quickly.</w:t>
            </w:r>
          </w:p>
        </w:tc>
      </w:tr>
      <w:tr>
        <w:trPr>
          <w:cantSplit w:val="0"/>
          <w:tblHeader w:val="0"/>
        </w:trPr>
        <w:tc>
          <w:tcPr/>
          <w:p w:rsidR="00000000" w:rsidDel="00000000" w:rsidP="00000000" w:rsidRDefault="00000000" w:rsidRPr="00000000" w14:paraId="00000239">
            <w:pPr>
              <w:widowControl w:val="0"/>
              <w:numPr>
                <w:ilvl w:val="0"/>
                <w:numId w:val="12"/>
              </w:numPr>
              <w:spacing w:line="240" w:lineRule="auto"/>
              <w:ind w:left="720" w:hanging="360"/>
              <w:rPr>
                <w:rFonts w:ascii="Inter" w:cs="Inter" w:eastAsia="Inter" w:hAnsi="Inter"/>
                <w:b w:val="1"/>
                <w:bCs w:val="1"/>
              </w:rPr>
            </w:pPr>
            <w:r w:rsidDel="00000000" w:rsidR="00000000" w:rsidRPr="00000000">
              <w:rPr>
                <w:rFonts w:ascii="Inter" w:cs="Inter" w:eastAsia="Inter" w:hAnsi="Inter"/>
                <w:b w:val="1"/>
                <w:bCs w:val="1"/>
                <w:rtl w:val="0"/>
              </w:rPr>
              <w:t xml:space="preserve">Resilience over Resistance</w:t>
            </w:r>
          </w:p>
        </w:tc>
        <w:tc>
          <w:tcPr/>
          <w:p w:rsidR="00000000" w:rsidDel="00000000" w:rsidP="00000000" w:rsidRDefault="00000000" w:rsidRPr="00000000" w14:paraId="0000023A">
            <w:pPr>
              <w:widowControl w:val="0"/>
              <w:spacing w:line="240" w:lineRule="auto"/>
              <w:rPr>
                <w:rFonts w:ascii="Inter" w:cs="Inter" w:eastAsia="Inter" w:hAnsi="Inter"/>
              </w:rPr>
            </w:pPr>
            <w:r w:rsidDel="00000000" w:rsidR="00000000" w:rsidRPr="00000000">
              <w:rPr>
                <w:rFonts w:ascii="Inter" w:cs="Inter" w:eastAsia="Inter" w:hAnsi="Inter"/>
                <w:b w:val="1"/>
                <w:bCs w:val="1"/>
                <w:rtl w:val="0"/>
              </w:rPr>
              <w:t xml:space="preserve">Look at the big picture. </w:t>
            </w:r>
            <w:r w:rsidDel="00000000" w:rsidR="00000000" w:rsidRPr="00000000">
              <w:rPr>
                <w:rFonts w:ascii="Inter" w:cs="Inter" w:eastAsia="Inter" w:hAnsi="Inter"/>
                <w:rtl w:val="0"/>
              </w:rPr>
              <w:t xml:space="preserve">Act with patience and respect while learning how to work fluidly within complex government frameworks. Knowing how to navigate these systems keeps decisions grounded in real-world impact on the public we serve.</w:t>
            </w:r>
          </w:p>
        </w:tc>
      </w:tr>
    </w:tbl>
    <w:p w:rsidR="00000000" w:rsidDel="00000000" w:rsidP="00000000" w:rsidRDefault="00000000" w:rsidRPr="00000000" w14:paraId="0000023B">
      <w:pPr>
        <w:pStyle w:val="Heading3"/>
        <w:widowControl w:val="0"/>
        <w:spacing w:line="240" w:lineRule="auto"/>
        <w:rPr>
          <w:b w:val="1"/>
          <w:bCs w:val="1"/>
        </w:rPr>
      </w:pPr>
      <w:bookmarkStart w:colFirst="0" w:colLast="0" w:name="_ug2z0uhkejfz" w:id="34"/>
      <w:bookmarkEnd w:id="34"/>
      <w:r w:rsidDel="00000000" w:rsidR="00000000" w:rsidRPr="00000000">
        <w:rPr>
          <w:b w:val="1"/>
          <w:bCs w:val="1"/>
          <w:rtl w:val="0"/>
        </w:rPr>
        <w:t xml:space="preserve">5.4 The Practice in Practice</w:t>
      </w:r>
    </w:p>
    <w:p w:rsidR="00000000" w:rsidDel="00000000" w:rsidP="00000000" w:rsidRDefault="00000000" w:rsidRPr="00000000" w14:paraId="0000023C">
      <w:pPr>
        <w:widowControl w:val="0"/>
        <w:spacing w:line="240" w:lineRule="auto"/>
        <w:rPr>
          <w:rFonts w:ascii="Inter" w:cs="Inter" w:eastAsia="Inter" w:hAnsi="Inter"/>
        </w:rPr>
      </w:pPr>
      <w:r w:rsidDel="00000000" w:rsidR="00000000" w:rsidRPr="00000000">
        <w:rPr>
          <w:rFonts w:ascii="Inter" w:cs="Inter" w:eastAsia="Inter" w:hAnsi="Inter"/>
          <w:rtl w:val="0"/>
        </w:rPr>
        <w:t xml:space="preserve">We are actively exploring the possibilities of design in an AI-enabled environment. Below is a snapshot of how we operate today. As the technological landscape changes, our methods will too—and this page will grow along with us.</w:t>
      </w:r>
    </w:p>
    <w:p w:rsidR="00000000" w:rsidDel="00000000" w:rsidP="00000000" w:rsidRDefault="00000000" w:rsidRPr="00000000" w14:paraId="0000023D">
      <w:pPr>
        <w:widowControl w:val="0"/>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023E">
      <w:pPr>
        <w:widowControl w:val="0"/>
        <w:spacing w:line="240" w:lineRule="auto"/>
        <w:rPr>
          <w:rFonts w:ascii="Inter" w:cs="Inter" w:eastAsia="Inter" w:hAnsi="Inter"/>
          <w:i w:val="1"/>
          <w:iCs w:val="1"/>
        </w:rPr>
      </w:pPr>
      <w:r w:rsidDel="00000000" w:rsidR="00000000" w:rsidRPr="00000000">
        <w:rPr>
          <w:rFonts w:ascii="Inter" w:cs="Inter" w:eastAsia="Inter" w:hAnsi="Inter"/>
          <w:i w:val="1"/>
          <w:iCs w:val="1"/>
          <w:rtl w:val="0"/>
        </w:rPr>
        <w:t xml:space="preserve">(These insights were last updated in May 2026.)</w:t>
      </w:r>
    </w:p>
    <w:p w:rsidR="00000000" w:rsidDel="00000000" w:rsidP="00000000" w:rsidRDefault="00000000" w:rsidRPr="00000000" w14:paraId="0000023F">
      <w:pPr>
        <w:widowControl w:val="0"/>
        <w:spacing w:line="240" w:lineRule="auto"/>
        <w:rPr>
          <w:rFonts w:ascii="Inter" w:cs="Inter" w:eastAsia="Inter" w:hAnsi="Inter"/>
        </w:rPr>
      </w:pPr>
      <w:r w:rsidDel="00000000" w:rsidR="00000000" w:rsidRPr="00000000">
        <w:rPr>
          <w:rtl w:val="0"/>
        </w:rPr>
      </w:r>
    </w:p>
    <w:tbl>
      <w:tblPr>
        <w:tblStyle w:val="Table46"/>
        <w:tblW w:w="936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2880"/>
        <w:gridCol w:w="6480"/>
        <w:tblGridChange w:id="0">
          <w:tblGrid>
            <w:gridCol w:w="2880"/>
            <w:gridCol w:w="6480"/>
          </w:tblGrid>
        </w:tblGridChange>
      </w:tblGrid>
      <w:tr>
        <w:trPr>
          <w:cantSplit w:val="0"/>
          <w:tblHeader w:val="0"/>
        </w:trPr>
        <w:tc>
          <w:tcPr/>
          <w:p w:rsidR="00000000" w:rsidDel="00000000" w:rsidP="00000000" w:rsidRDefault="00000000" w:rsidRPr="00000000" w14:paraId="00000240">
            <w:pPr>
              <w:widowControl w:val="0"/>
              <w:numPr>
                <w:ilvl w:val="0"/>
                <w:numId w:val="1"/>
              </w:numPr>
              <w:spacing w:line="240" w:lineRule="auto"/>
              <w:ind w:left="720" w:hanging="360"/>
              <w:rPr>
                <w:rFonts w:ascii="Inter" w:cs="Inter" w:eastAsia="Inter" w:hAnsi="Inter"/>
                <w:b w:val="1"/>
                <w:bCs w:val="1"/>
              </w:rPr>
            </w:pPr>
            <w:commentRangeStart w:id="13"/>
            <w:r w:rsidDel="00000000" w:rsidR="00000000" w:rsidRPr="00000000">
              <w:rPr>
                <w:rFonts w:ascii="Inter" w:cs="Inter" w:eastAsia="Inter" w:hAnsi="Inter"/>
                <w:b w:val="1"/>
                <w:bCs w:val="1"/>
                <w:rtl w:val="0"/>
              </w:rPr>
              <w:t xml:space="preserve">Designing and Thinking with AI</w:t>
            </w:r>
            <w:commentRangeEnd w:id="13"/>
            <w:r w:rsidDel="00000000" w:rsidR="00000000" w:rsidRPr="00000000">
              <w:commentReference w:id="13"/>
            </w:r>
            <w:r w:rsidDel="00000000" w:rsidR="00000000" w:rsidRPr="00000000">
              <w:rPr>
                <w:rFonts w:ascii="Inter" w:cs="Inter" w:eastAsia="Inter" w:hAnsi="Inter"/>
                <w:b w:val="1"/>
                <w:bCs w:val="1"/>
                <w:rtl w:val="0"/>
              </w:rPr>
              <w:t xml:space="preserve">.</w:t>
            </w:r>
          </w:p>
        </w:tc>
        <w:tc>
          <w:tcPr/>
          <w:p w:rsidR="00000000" w:rsidDel="00000000" w:rsidP="00000000" w:rsidRDefault="00000000" w:rsidRPr="00000000" w14:paraId="00000241">
            <w:pPr>
              <w:widowControl w:val="0"/>
              <w:spacing w:line="240" w:lineRule="auto"/>
              <w:rPr>
                <w:rFonts w:ascii="Inter" w:cs="Inter" w:eastAsia="Inter" w:hAnsi="Inter"/>
                <w:highlight w:val="yellow"/>
              </w:rPr>
            </w:pPr>
            <w:r w:rsidDel="00000000" w:rsidR="00000000" w:rsidRPr="00000000">
              <w:rPr>
                <w:rFonts w:ascii="Inter" w:cs="Inter" w:eastAsia="Inter" w:hAnsi="Inter"/>
                <w:b w:val="1"/>
                <w:bCs w:val="1"/>
                <w:rtl w:val="0"/>
              </w:rPr>
              <w:t xml:space="preserve">We use Claude as a thinking partner</w:t>
            </w:r>
            <w:r w:rsidDel="00000000" w:rsidR="00000000" w:rsidRPr="00000000">
              <w:rPr>
                <w:rFonts w:ascii="Inter" w:cs="Inter" w:eastAsia="Inter" w:hAnsi="Inter"/>
                <w:rtl w:val="0"/>
              </w:rPr>
              <w:t xml:space="preserve"> for drafting, synthesising, sense-making, and stress-testing concepts. </w:t>
            </w:r>
            <w:r w:rsidDel="00000000" w:rsidR="00000000" w:rsidRPr="00000000">
              <w:rPr>
                <w:rFonts w:ascii="Inter" w:cs="Inter" w:eastAsia="Inter" w:hAnsi="Inter"/>
                <w:highlight w:val="yellow"/>
                <w:rtl w:val="0"/>
              </w:rPr>
              <w:t xml:space="preserve">[Mark — add a concrete example of how the team is using Claude on a project]</w:t>
            </w:r>
            <w:r w:rsidDel="00000000" w:rsidR="00000000" w:rsidRPr="00000000">
              <w:rPr>
                <w:rtl w:val="0"/>
              </w:rPr>
            </w:r>
          </w:p>
        </w:tc>
      </w:tr>
      <w:tr>
        <w:trPr>
          <w:cantSplit w:val="0"/>
          <w:tblHeader w:val="0"/>
        </w:trPr>
        <w:tc>
          <w:tcPr/>
          <w:p w:rsidR="00000000" w:rsidDel="00000000" w:rsidP="00000000" w:rsidRDefault="00000000" w:rsidRPr="00000000" w14:paraId="00000242">
            <w:pPr>
              <w:widowControl w:val="0"/>
              <w:numPr>
                <w:ilvl w:val="0"/>
                <w:numId w:val="46"/>
              </w:numPr>
              <w:spacing w:line="240" w:lineRule="auto"/>
              <w:ind w:left="720" w:hanging="360"/>
              <w:rPr>
                <w:rFonts w:ascii="Inter" w:cs="Inter" w:eastAsia="Inter" w:hAnsi="Inter"/>
                <w:b w:val="1"/>
                <w:bCs w:val="1"/>
              </w:rPr>
            </w:pPr>
            <w:r w:rsidDel="00000000" w:rsidR="00000000" w:rsidRPr="00000000">
              <w:rPr>
                <w:rFonts w:ascii="Inter" w:cs="Inter" w:eastAsia="Inter" w:hAnsi="Inter"/>
                <w:b w:val="1"/>
                <w:bCs w:val="1"/>
                <w:rtl w:val="0"/>
              </w:rPr>
              <w:t xml:space="preserve">Prototyping with Real Tools. </w:t>
            </w:r>
          </w:p>
        </w:tc>
        <w:tc>
          <w:tcPr/>
          <w:p w:rsidR="00000000" w:rsidDel="00000000" w:rsidP="00000000" w:rsidRDefault="00000000" w:rsidRPr="00000000" w14:paraId="00000243">
            <w:pPr>
              <w:widowControl w:val="0"/>
              <w:spacing w:line="240" w:lineRule="auto"/>
              <w:rPr>
                <w:rFonts w:ascii="Inter" w:cs="Inter" w:eastAsia="Inter" w:hAnsi="Inter"/>
                <w:b w:val="1"/>
                <w:bCs w:val="1"/>
              </w:rPr>
            </w:pPr>
            <w:r w:rsidDel="00000000" w:rsidR="00000000" w:rsidRPr="00000000">
              <w:rPr>
                <w:rFonts w:ascii="Inter" w:cs="Inter" w:eastAsia="Inter" w:hAnsi="Inter"/>
                <w:b w:val="1"/>
                <w:bCs w:val="1"/>
                <w:rtl w:val="0"/>
              </w:rPr>
              <w:t xml:space="preserve">We are moving beyond click-through mockups. </w:t>
            </w:r>
            <w:r w:rsidDel="00000000" w:rsidR="00000000" w:rsidRPr="00000000">
              <w:rPr>
                <w:rFonts w:ascii="Inter" w:cs="Inter" w:eastAsia="Inter" w:hAnsi="Inter"/>
                <w:rtl w:val="0"/>
              </w:rPr>
              <w:t xml:space="preserve">We are experimenting with tools like Cursor to build functional prototypes that work with real data and real workflows. </w:t>
            </w:r>
            <w:r w:rsidDel="00000000" w:rsidR="00000000" w:rsidRPr="00000000">
              <w:rPr>
                <w:rFonts w:ascii="Inter" w:cs="Inter" w:eastAsia="Inter" w:hAnsi="Inter"/>
                <w:highlight w:val="yellow"/>
                <w:rtl w:val="0"/>
              </w:rPr>
              <w:t xml:space="preserve">[Mark — add a concrete example of a prototype built this way]</w:t>
            </w:r>
            <w:r w:rsidDel="00000000" w:rsidR="00000000" w:rsidRPr="00000000">
              <w:rPr>
                <w:rtl w:val="0"/>
              </w:rPr>
            </w:r>
          </w:p>
        </w:tc>
      </w:tr>
      <w:tr>
        <w:trPr>
          <w:cantSplit w:val="0"/>
          <w:tblHeader w:val="0"/>
        </w:trPr>
        <w:tc>
          <w:tcPr/>
          <w:p w:rsidR="00000000" w:rsidDel="00000000" w:rsidP="00000000" w:rsidRDefault="00000000" w:rsidRPr="00000000" w14:paraId="00000244">
            <w:pPr>
              <w:widowControl w:val="0"/>
              <w:numPr>
                <w:ilvl w:val="0"/>
                <w:numId w:val="11"/>
              </w:numPr>
              <w:spacing w:line="240" w:lineRule="auto"/>
              <w:ind w:left="720" w:hanging="360"/>
              <w:rPr>
                <w:rFonts w:ascii="Inter" w:cs="Inter" w:eastAsia="Inter" w:hAnsi="Inter"/>
                <w:b w:val="1"/>
                <w:bCs w:val="1"/>
              </w:rPr>
            </w:pPr>
            <w:r w:rsidDel="00000000" w:rsidR="00000000" w:rsidRPr="00000000">
              <w:rPr>
                <w:rFonts w:ascii="Inter" w:cs="Inter" w:eastAsia="Inter" w:hAnsi="Inter"/>
                <w:b w:val="1"/>
                <w:bCs w:val="1"/>
                <w:rtl w:val="0"/>
              </w:rPr>
              <w:t xml:space="preserve">Synthesising Meetings with AI.</w:t>
            </w:r>
          </w:p>
        </w:tc>
        <w:tc>
          <w:tcPr/>
          <w:p w:rsidR="00000000" w:rsidDel="00000000" w:rsidP="00000000" w:rsidRDefault="00000000" w:rsidRPr="00000000" w14:paraId="00000245">
            <w:pPr>
              <w:widowControl w:val="0"/>
              <w:spacing w:line="240" w:lineRule="auto"/>
              <w:rPr>
                <w:rFonts w:ascii="Inter" w:cs="Inter" w:eastAsia="Inter" w:hAnsi="Inter"/>
                <w:b w:val="1"/>
                <w:bCs w:val="1"/>
              </w:rPr>
            </w:pPr>
            <w:r w:rsidDel="00000000" w:rsidR="00000000" w:rsidRPr="00000000">
              <w:rPr>
                <w:rFonts w:ascii="Inter" w:cs="Inter" w:eastAsia="Inter" w:hAnsi="Inter"/>
                <w:b w:val="1"/>
                <w:bCs w:val="1"/>
                <w:rtl w:val="0"/>
              </w:rPr>
              <w:t xml:space="preserve">We turn meeting discussions into shared knowledge</w:t>
            </w:r>
            <w:r w:rsidDel="00000000" w:rsidR="00000000" w:rsidRPr="00000000">
              <w:rPr>
                <w:rFonts w:ascii="Inter" w:cs="Inter" w:eastAsia="Inter" w:hAnsi="Inter"/>
                <w:rtl w:val="0"/>
              </w:rPr>
              <w:t xml:space="preserve"> by using tools like Granola to capture and distill conversations, ensuring insights don't get trapped in private notes.</w:t>
            </w:r>
            <w:r w:rsidDel="00000000" w:rsidR="00000000" w:rsidRPr="00000000">
              <w:rPr>
                <w:rtl w:val="0"/>
              </w:rPr>
            </w:r>
          </w:p>
        </w:tc>
      </w:tr>
      <w:tr>
        <w:trPr>
          <w:cantSplit w:val="0"/>
          <w:tblHeader w:val="0"/>
        </w:trPr>
        <w:tc>
          <w:tcPr/>
          <w:p w:rsidR="00000000" w:rsidDel="00000000" w:rsidP="00000000" w:rsidRDefault="00000000" w:rsidRPr="00000000" w14:paraId="00000246">
            <w:pPr>
              <w:widowControl w:val="0"/>
              <w:numPr>
                <w:ilvl w:val="0"/>
                <w:numId w:val="31"/>
              </w:numPr>
              <w:spacing w:line="240" w:lineRule="auto"/>
              <w:ind w:left="720" w:hanging="360"/>
              <w:rPr>
                <w:rFonts w:ascii="Inter" w:cs="Inter" w:eastAsia="Inter" w:hAnsi="Inter"/>
                <w:b w:val="1"/>
                <w:bCs w:val="1"/>
              </w:rPr>
            </w:pPr>
            <w:r w:rsidDel="00000000" w:rsidR="00000000" w:rsidRPr="00000000">
              <w:rPr>
                <w:rFonts w:ascii="Inter" w:cs="Inter" w:eastAsia="Inter" w:hAnsi="Inter"/>
                <w:b w:val="1"/>
                <w:bCs w:val="1"/>
                <w:rtl w:val="0"/>
              </w:rPr>
              <w:t xml:space="preserve">Working in the Open.</w:t>
            </w:r>
          </w:p>
        </w:tc>
        <w:tc>
          <w:tcPr/>
          <w:p w:rsidR="00000000" w:rsidDel="00000000" w:rsidP="00000000" w:rsidRDefault="00000000" w:rsidRPr="00000000" w14:paraId="00000247">
            <w:pPr>
              <w:widowControl w:val="0"/>
              <w:spacing w:line="240" w:lineRule="auto"/>
              <w:rPr>
                <w:rFonts w:ascii="Inter" w:cs="Inter" w:eastAsia="Inter" w:hAnsi="Inter"/>
              </w:rPr>
            </w:pPr>
            <w:r w:rsidDel="00000000" w:rsidR="00000000" w:rsidRPr="00000000">
              <w:rPr>
                <w:rFonts w:ascii="Inter" w:cs="Inter" w:eastAsia="Inter" w:hAnsi="Inter"/>
                <w:b w:val="1"/>
                <w:bCs w:val="1"/>
                <w:rtl w:val="0"/>
              </w:rPr>
              <w:t xml:space="preserve">Documentation, decisions, and drafts live in shared spaces </w:t>
            </w:r>
            <w:r w:rsidDel="00000000" w:rsidR="00000000" w:rsidRPr="00000000">
              <w:rPr>
                <w:rFonts w:ascii="Inter" w:cs="Inter" w:eastAsia="Inter" w:hAnsi="Inter"/>
                <w:rtl w:val="0"/>
              </w:rPr>
              <w:t xml:space="preserve">so the whole team can see, react, and build on what is being created. Our current tools include Notion and Craft.  </w:t>
            </w:r>
            <w:r w:rsidDel="00000000" w:rsidR="00000000" w:rsidRPr="00000000">
              <w:rPr>
                <w:rFonts w:ascii="Inter" w:cs="Inter" w:eastAsia="Inter" w:hAnsi="Inter"/>
                <w:highlight w:val="yellow"/>
                <w:rtl w:val="0"/>
              </w:rPr>
              <w:t xml:space="preserve">[Mark — add a concrete example of a decision or draft that lived in the open and improved because of it]</w:t>
            </w:r>
            <w:r w:rsidDel="00000000" w:rsidR="00000000" w:rsidRPr="00000000">
              <w:rPr>
                <w:rtl w:val="0"/>
              </w:rPr>
            </w:r>
          </w:p>
        </w:tc>
      </w:tr>
      <w:tr>
        <w:trPr>
          <w:cantSplit w:val="0"/>
          <w:tblHeader w:val="0"/>
        </w:trPr>
        <w:tc>
          <w:tcPr/>
          <w:p w:rsidR="00000000" w:rsidDel="00000000" w:rsidP="00000000" w:rsidRDefault="00000000" w:rsidRPr="00000000" w14:paraId="00000248">
            <w:pPr>
              <w:widowControl w:val="0"/>
              <w:numPr>
                <w:ilvl w:val="0"/>
                <w:numId w:val="24"/>
              </w:numPr>
              <w:spacing w:line="240" w:lineRule="auto"/>
              <w:ind w:left="720" w:hanging="360"/>
              <w:rPr>
                <w:rFonts w:ascii="Inter" w:cs="Inter" w:eastAsia="Inter" w:hAnsi="Inter"/>
                <w:b w:val="1"/>
                <w:bCs w:val="1"/>
              </w:rPr>
            </w:pPr>
            <w:r w:rsidDel="00000000" w:rsidR="00000000" w:rsidRPr="00000000">
              <w:rPr>
                <w:rFonts w:ascii="Inter" w:cs="Inter" w:eastAsia="Inter" w:hAnsi="Inter"/>
                <w:b w:val="1"/>
                <w:bCs w:val="1"/>
                <w:rtl w:val="0"/>
              </w:rPr>
              <w:t xml:space="preserve">Understanding Classification and Sensitivity. </w:t>
            </w:r>
          </w:p>
        </w:tc>
        <w:tc>
          <w:tcPr/>
          <w:p w:rsidR="00000000" w:rsidDel="00000000" w:rsidP="00000000" w:rsidRDefault="00000000" w:rsidRPr="00000000" w14:paraId="00000249">
            <w:pPr>
              <w:widowControl w:val="0"/>
              <w:spacing w:line="240" w:lineRule="auto"/>
              <w:rPr>
                <w:rFonts w:ascii="Inter" w:cs="Inter" w:eastAsia="Inter" w:hAnsi="Inter"/>
              </w:rPr>
            </w:pPr>
            <w:r w:rsidDel="00000000" w:rsidR="00000000" w:rsidRPr="00000000">
              <w:rPr>
                <w:rFonts w:ascii="Inter" w:cs="Inter" w:eastAsia="Inter" w:hAnsi="Inter"/>
                <w:b w:val="1"/>
                <w:bCs w:val="1"/>
                <w:rtl w:val="0"/>
              </w:rPr>
              <w:t xml:space="preserve">We must know what counts as classified or sensitive data before passing it to any AI tool.</w:t>
            </w:r>
            <w:r w:rsidDel="00000000" w:rsidR="00000000" w:rsidRPr="00000000">
              <w:rPr>
                <w:rFonts w:ascii="Inter" w:cs="Inter" w:eastAsia="Inter" w:hAnsi="Inter"/>
                <w:rtl w:val="0"/>
              </w:rPr>
              <w:t xml:space="preserve"> Operating within government means respecting clear security tiers: Official, Restricted, and Confidential. This remains a permanent practice even as our workflows evolve and new technologies are adopted. [Mark — add a concrete example of how the team navigates classification when prototyping with real data]</w:t>
            </w:r>
          </w:p>
        </w:tc>
      </w:tr>
    </w:tbl>
    <w:p w:rsidR="00000000" w:rsidDel="00000000" w:rsidP="00000000" w:rsidRDefault="00000000" w:rsidRPr="00000000" w14:paraId="0000024A">
      <w:pPr>
        <w:widowControl w:val="0"/>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024B">
      <w:pPr>
        <w:rPr>
          <w:i w:val="1"/>
          <w:iCs w:val="1"/>
        </w:rPr>
      </w:pPr>
      <w:r w:rsidDel="00000000" w:rsidR="00000000" w:rsidRPr="00000000">
        <w:rPr>
          <w:i w:val="1"/>
          <w:iCs w:val="1"/>
          <w:rtl w:val="0"/>
        </w:rPr>
        <w:t xml:space="preserve">The list above will likely look different every six months. Tools will evolve and new ones will emerge, but our mindset stays constant: stay curious, stay open to trying new things, and never stop asking if there is a better way to do the work.</w:t>
      </w:r>
    </w:p>
    <w:p w:rsidR="00000000" w:rsidDel="00000000" w:rsidP="00000000" w:rsidRDefault="00000000" w:rsidRPr="00000000" w14:paraId="0000024C">
      <w:pPr>
        <w:widowControl w:val="0"/>
        <w:spacing w:line="240" w:lineRule="auto"/>
        <w:rPr>
          <w:rFonts w:ascii="Inter" w:cs="Inter" w:eastAsia="Inter" w:hAnsi="Inter"/>
        </w:rPr>
      </w:pPr>
      <w:r w:rsidDel="00000000" w:rsidR="00000000" w:rsidRPr="00000000">
        <w:rPr>
          <w:rFonts w:ascii="Inter" w:cs="Inter" w:eastAsia="Inter" w:hAnsi="Inter"/>
          <w:rtl w:val="0"/>
        </w:rPr>
        <w:br w:type="textWrapping"/>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i w:val="1"/>
          <w:iCs w:val="1"/>
        </w:rPr>
      </w:pPr>
      <w:r w:rsidDel="00000000" w:rsidR="00000000" w:rsidRPr="00000000">
        <w:rPr>
          <w:i w:val="1"/>
          <w:iCs w:val="1"/>
          <w:rtl w:val="0"/>
        </w:rPr>
        <w:t xml:space="preserve">A Note on the Creation of This </w:t>
      </w:r>
      <w:r w:rsidDel="00000000" w:rsidR="00000000" w:rsidRPr="00000000">
        <w:rPr>
          <w:i w:val="1"/>
          <w:iCs w:val="1"/>
          <w:rtl w:val="0"/>
        </w:rPr>
        <w:t xml:space="preserve">Playbook.</w:t>
      </w:r>
    </w:p>
    <w:p w:rsidR="00000000" w:rsidDel="00000000" w:rsidP="00000000" w:rsidRDefault="00000000" w:rsidRPr="00000000" w14:paraId="0000024F">
      <w:pPr>
        <w:rPr>
          <w:i w:val="1"/>
          <w:iCs w:val="1"/>
        </w:rPr>
      </w:pPr>
      <w:r w:rsidDel="00000000" w:rsidR="00000000" w:rsidRPr="00000000">
        <w:rPr>
          <w:i w:val="1"/>
          <w:iCs w:val="1"/>
          <w:rtl w:val="0"/>
        </w:rPr>
        <w:t xml:space="preserve">The type you're reading is set in </w:t>
      </w:r>
      <w:hyperlink r:id="rId9">
        <w:r w:rsidDel="00000000" w:rsidR="00000000" w:rsidRPr="00000000">
          <w:rPr>
            <w:i w:val="1"/>
            <w:iCs w:val="1"/>
            <w:color w:val="1155cc"/>
            <w:u w:val="single"/>
            <w:rtl w:val="0"/>
          </w:rPr>
          <w:t xml:space="preserve">Sentien</w:t>
        </w:r>
      </w:hyperlink>
      <w:r w:rsidDel="00000000" w:rsidR="00000000" w:rsidRPr="00000000">
        <w:rPr>
          <w:i w:val="1"/>
          <w:iCs w:val="1"/>
          <w:rtl w:val="0"/>
        </w:rPr>
        <w:t xml:space="preserve">t and </w:t>
      </w:r>
      <w:hyperlink r:id="rId10">
        <w:r w:rsidDel="00000000" w:rsidR="00000000" w:rsidRPr="00000000">
          <w:rPr>
            <w:i w:val="1"/>
            <w:iCs w:val="1"/>
            <w:color w:val="1155cc"/>
            <w:u w:val="single"/>
            <w:rtl w:val="0"/>
          </w:rPr>
          <w:t xml:space="preserve">Clash Display</w:t>
        </w:r>
      </w:hyperlink>
      <w:r w:rsidDel="00000000" w:rsidR="00000000" w:rsidRPr="00000000">
        <w:rPr>
          <w:i w:val="1"/>
          <w:iCs w:val="1"/>
          <w:rtl w:val="0"/>
        </w:rPr>
        <w:t xml:space="preserve">, two beautiful typefaces generously made available for free by </w:t>
      </w:r>
      <w:hyperlink r:id="rId11">
        <w:r w:rsidDel="00000000" w:rsidR="00000000" w:rsidRPr="00000000">
          <w:rPr>
            <w:i w:val="1"/>
            <w:iCs w:val="1"/>
            <w:color w:val="1155cc"/>
            <w:u w:val="single"/>
            <w:rtl w:val="0"/>
          </w:rPr>
          <w:t xml:space="preserve">Fontshare</w:t>
        </w:r>
      </w:hyperlink>
      <w:r w:rsidDel="00000000" w:rsidR="00000000" w:rsidRPr="00000000">
        <w:rPr>
          <w:i w:val="1"/>
          <w:iCs w:val="1"/>
          <w:rtl w:val="0"/>
        </w:rPr>
        <w:t xml:space="preserve"> from the Indian Type Foundry, whom we thank for making the web a more beautiful place to read.</w:t>
      </w:r>
    </w:p>
    <w:p w:rsidR="00000000" w:rsidDel="00000000" w:rsidP="00000000" w:rsidRDefault="00000000" w:rsidRPr="00000000" w14:paraId="00000250">
      <w:pPr>
        <w:widowControl w:val="0"/>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0251">
      <w:pPr>
        <w:pStyle w:val="Heading3"/>
        <w:rPr>
          <w:b w:val="1"/>
          <w:bCs w:val="1"/>
        </w:rPr>
      </w:pPr>
      <w:bookmarkStart w:colFirst="0" w:colLast="0" w:name="_hvpz9i7vt2ma" w:id="35"/>
      <w:bookmarkEnd w:id="35"/>
      <w:r w:rsidDel="00000000" w:rsidR="00000000" w:rsidRPr="00000000">
        <w:rPr>
          <w:rtl w:val="0"/>
        </w:rPr>
      </w:r>
    </w:p>
    <w:p w:rsidR="00000000" w:rsidDel="00000000" w:rsidP="00000000" w:rsidRDefault="00000000" w:rsidRPr="00000000" w14:paraId="00000252">
      <w:pPr>
        <w:widowControl w:val="0"/>
        <w:rPr>
          <w:rFonts w:ascii="Inter" w:cs="Inter" w:eastAsia="Inter" w:hAnsi="Inter"/>
        </w:rPr>
      </w:pPr>
      <w:r w:rsidDel="00000000" w:rsidR="00000000" w:rsidRPr="00000000">
        <w:rPr>
          <w:rtl w:val="0"/>
        </w:rPr>
      </w:r>
    </w:p>
    <w:p w:rsidR="00000000" w:rsidDel="00000000" w:rsidP="00000000" w:rsidRDefault="00000000" w:rsidRPr="00000000" w14:paraId="00000253">
      <w:pPr>
        <w:rPr>
          <w:rFonts w:ascii="Inter" w:cs="Inter" w:eastAsia="Inter" w:hAnsi="Inte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5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ter" w:cs="Inter" w:eastAsia="Inter" w:hAnsi="Inter"/>
        </w:rPr>
        <w:sectPr>
          <w:type w:val="nextPage"/>
          <w:pgSz w:h="15840" w:w="12240" w:orient="portrait"/>
          <w:pgMar w:bottom="1440" w:top="1440" w:left="1440" w:right="1440" w:header="720" w:footer="720"/>
          <w:pgNumType w:start="1"/>
        </w:sectPr>
      </w:pPr>
      <w:bookmarkStart w:colFirst="0" w:colLast="0" w:name="_u6obxy7nsyqi" w:id="36"/>
      <w:bookmarkEnd w:id="3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Main Doc W Notes</w:t>
      </w:r>
      <w:r w:rsidDel="00000000" w:rsidR="00000000" w:rsidRPr="00000000">
        <w:rPr>
          <w:rtl w:val="0"/>
        </w:rPr>
      </w:r>
    </w:p>
    <w:p w:rsidR="00000000" w:rsidDel="00000000" w:rsidP="00000000" w:rsidRDefault="00000000" w:rsidRPr="00000000" w14:paraId="00000255">
      <w:pPr>
        <w:pStyle w:val="Heading1"/>
        <w:rPr>
          <w:rFonts w:ascii="Inter" w:cs="Inter" w:eastAsia="Inter" w:hAnsi="Inter"/>
          <w:sz w:val="72"/>
          <w:szCs w:val="72"/>
        </w:rPr>
      </w:pPr>
      <w:bookmarkStart w:colFirst="0" w:colLast="0" w:name="_efrvlpmg3y6" w:id="37"/>
      <w:bookmarkEnd w:id="37"/>
      <w:commentRangeStart w:id="14"/>
      <w:r w:rsidDel="00000000" w:rsidR="00000000" w:rsidRPr="00000000">
        <w:rPr>
          <w:rFonts w:ascii="Inter" w:cs="Inter" w:eastAsia="Inter" w:hAnsi="Inter"/>
          <w:sz w:val="72"/>
          <w:szCs w:val="72"/>
          <w:rtl w:val="0"/>
        </w:rPr>
        <w:t xml:space="preserve">GTC Design Playbook</w:t>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256">
      <w:pPr>
        <w:rPr>
          <w:rFonts w:ascii="Inter" w:cs="Inter" w:eastAsia="Inter" w:hAnsi="Inter"/>
        </w:rPr>
      </w:pPr>
      <w:r w:rsidDel="00000000" w:rsidR="00000000" w:rsidRPr="00000000">
        <w:rPr>
          <w:rFonts w:ascii="Inter" w:cs="Inter" w:eastAsia="Inter" w:hAnsi="Inter"/>
          <w:b w:val="1"/>
          <w:bCs w:val="1"/>
          <w:rtl w:val="0"/>
        </w:rPr>
        <w:t xml:space="preserve">GovTech Consulting Team · Working Draft · v0.6 · June 2026</w:t>
      </w:r>
      <w:r w:rsidDel="00000000" w:rsidR="00000000" w:rsidRPr="00000000">
        <w:rPr>
          <w:rtl w:val="0"/>
        </w:rPr>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rFonts w:ascii="Inter" w:cs="Inter" w:eastAsia="Inter" w:hAnsi="I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9">
      <w:pPr>
        <w:pStyle w:val="Heading2"/>
        <w:rPr>
          <w:rFonts w:ascii="Inter" w:cs="Inter" w:eastAsia="Inter" w:hAnsi="Inter"/>
          <w:sz w:val="48"/>
          <w:szCs w:val="48"/>
        </w:rPr>
      </w:pPr>
      <w:bookmarkStart w:colFirst="0" w:colLast="0" w:name="_grbaxkcn82xv" w:id="38"/>
      <w:bookmarkEnd w:id="38"/>
      <w:commentRangeStart w:id="15"/>
      <w:r w:rsidDel="00000000" w:rsidR="00000000" w:rsidRPr="00000000">
        <w:rPr>
          <w:rFonts w:ascii="Inter" w:cs="Inter" w:eastAsia="Inter" w:hAnsi="Inter"/>
          <w:sz w:val="48"/>
          <w:szCs w:val="48"/>
          <w:rtl w:val="0"/>
        </w:rPr>
        <w:t xml:space="preserve">00 </w:t>
      </w:r>
      <w:commentRangeEnd w:id="15"/>
      <w:r w:rsidDel="00000000" w:rsidR="00000000" w:rsidRPr="00000000">
        <w:commentReference w:id="15"/>
      </w:r>
      <w:commentRangeStart w:id="16"/>
      <w:r w:rsidDel="00000000" w:rsidR="00000000" w:rsidRPr="00000000">
        <w:rPr>
          <w:rFonts w:ascii="Inter" w:cs="Inter" w:eastAsia="Inter" w:hAnsi="Inter"/>
          <w:sz w:val="48"/>
          <w:szCs w:val="48"/>
          <w:rtl w:val="0"/>
        </w:rPr>
        <w:t xml:space="preserve">·</w:t>
      </w:r>
      <w:commentRangeEnd w:id="16"/>
      <w:r w:rsidDel="00000000" w:rsidR="00000000" w:rsidRPr="00000000">
        <w:commentReference w:id="16"/>
      </w:r>
      <w:r w:rsidDel="00000000" w:rsidR="00000000" w:rsidRPr="00000000">
        <w:rPr>
          <w:rFonts w:ascii="Inter" w:cs="Inter" w:eastAsia="Inter" w:hAnsi="Inter"/>
          <w:sz w:val="48"/>
          <w:szCs w:val="48"/>
          <w:rtl w:val="0"/>
        </w:rPr>
        <w:t xml:space="preserve"> </w:t>
      </w:r>
      <w:commentRangeStart w:id="17"/>
      <w:r w:rsidDel="00000000" w:rsidR="00000000" w:rsidRPr="00000000">
        <w:rPr>
          <w:rFonts w:ascii="Inter" w:cs="Inter" w:eastAsia="Inter" w:hAnsi="Inter"/>
          <w:sz w:val="48"/>
          <w:szCs w:val="48"/>
          <w:rtl w:val="0"/>
        </w:rPr>
        <w:t xml:space="preserve">What this is</w:t>
      </w:r>
      <w:commentRangeEnd w:id="17"/>
      <w:r w:rsidDel="00000000" w:rsidR="00000000" w:rsidRPr="00000000">
        <w:commentReference w:id="17"/>
      </w:r>
      <w:r w:rsidDel="00000000" w:rsidR="00000000" w:rsidRPr="00000000">
        <w:rPr>
          <w:rtl w:val="0"/>
        </w:rPr>
      </w:r>
    </w:p>
    <w:p w:rsidR="00000000" w:rsidDel="00000000" w:rsidP="00000000" w:rsidRDefault="00000000" w:rsidRPr="00000000" w14:paraId="0000025A">
      <w:pPr>
        <w:rPr>
          <w:rFonts w:ascii="Inter" w:cs="Inter" w:eastAsia="Inter" w:hAnsi="Inter"/>
        </w:rPr>
      </w:pPr>
      <w:r w:rsidDel="00000000" w:rsidR="00000000" w:rsidRPr="00000000">
        <w:rPr>
          <w:rFonts w:ascii="Inter" w:cs="Inter" w:eastAsia="Inter" w:hAnsi="Inter"/>
          <w:rtl w:val="0"/>
        </w:rPr>
        <w:t xml:space="preserve">This isn't a playbook where you come to learn how to design. It doesn't teach craft, methods, or skills. It assumes you already have those.</w:t>
      </w:r>
    </w:p>
    <w:p w:rsidR="00000000" w:rsidDel="00000000" w:rsidP="00000000" w:rsidRDefault="00000000" w:rsidRPr="00000000" w14:paraId="0000025B">
      <w:pPr>
        <w:widowControl w:val="0"/>
        <w:rPr>
          <w:rFonts w:ascii="Inter" w:cs="Inter" w:eastAsia="Inter" w:hAnsi="Inter"/>
        </w:rPr>
      </w:pPr>
      <w:r w:rsidDel="00000000" w:rsidR="00000000" w:rsidRPr="00000000">
        <w:rPr>
          <w:rtl w:val="0"/>
        </w:rPr>
      </w:r>
    </w:p>
    <w:p w:rsidR="00000000" w:rsidDel="00000000" w:rsidP="00000000" w:rsidRDefault="00000000" w:rsidRPr="00000000" w14:paraId="0000025C">
      <w:pPr>
        <w:rPr>
          <w:rFonts w:ascii="Inter" w:cs="Inter" w:eastAsia="Inter" w:hAnsi="Inter"/>
        </w:rPr>
      </w:pPr>
      <w:r w:rsidDel="00000000" w:rsidR="00000000" w:rsidRPr="00000000">
        <w:rPr>
          <w:rFonts w:ascii="Inter" w:cs="Inter" w:eastAsia="Inter" w:hAnsi="Inter"/>
          <w:rtl w:val="0"/>
        </w:rPr>
        <w:t xml:space="preserve">This is where we agree on how we're going to use all our design skills to get the right outcome. It captures what we've agreed on: the type of work we take on, our point of view, the outcomes we're aiming for, how we operate as a team, and where we're going.</w:t>
      </w:r>
    </w:p>
    <w:p w:rsidR="00000000" w:rsidDel="00000000" w:rsidP="00000000" w:rsidRDefault="00000000" w:rsidRPr="00000000" w14:paraId="0000025D">
      <w:pPr>
        <w:widowControl w:val="0"/>
        <w:rPr>
          <w:rFonts w:ascii="Inter" w:cs="Inter" w:eastAsia="Inter" w:hAnsi="Inter"/>
        </w:rPr>
      </w:pPr>
      <w:r w:rsidDel="00000000" w:rsidR="00000000" w:rsidRPr="00000000">
        <w:rPr>
          <w:rtl w:val="0"/>
        </w:rPr>
      </w:r>
    </w:p>
    <w:p w:rsidR="00000000" w:rsidDel="00000000" w:rsidP="00000000" w:rsidRDefault="00000000" w:rsidRPr="00000000" w14:paraId="0000025E">
      <w:pPr>
        <w:rPr>
          <w:rFonts w:ascii="Inter" w:cs="Inter" w:eastAsia="Inter" w:hAnsi="Inter"/>
        </w:rPr>
      </w:pPr>
      <w:r w:rsidDel="00000000" w:rsidR="00000000" w:rsidRPr="00000000">
        <w:rPr>
          <w:rFonts w:ascii="Inter" w:cs="Inter" w:eastAsia="Inter" w:hAnsi="Inter"/>
          <w:rtl w:val="0"/>
        </w:rPr>
        <w:t xml:space="preserve">Come here to align, not to learn.</w:t>
      </w:r>
    </w:p>
    <w:p w:rsidR="00000000" w:rsidDel="00000000" w:rsidP="00000000" w:rsidRDefault="00000000" w:rsidRPr="00000000" w14:paraId="0000025F">
      <w:pPr>
        <w:rPr>
          <w:rFonts w:ascii="Inter" w:cs="Inter" w:eastAsia="Inter" w:hAnsi="Inter"/>
        </w:rPr>
      </w:pPr>
      <w:r w:rsidDel="00000000" w:rsidR="00000000" w:rsidRPr="00000000">
        <w:rPr>
          <w:rtl w:val="0"/>
        </w:rPr>
      </w:r>
    </w:p>
    <w:p w:rsidR="00000000" w:rsidDel="00000000" w:rsidP="00000000" w:rsidRDefault="00000000" w:rsidRPr="00000000" w14:paraId="00000260">
      <w:pPr>
        <w:rPr>
          <w:rFonts w:ascii="Inter" w:cs="Inter" w:eastAsia="Inter" w:hAnsi="Inter"/>
          <w:highlight w:val="yellow"/>
        </w:rPr>
      </w:pPr>
      <w:r w:rsidDel="00000000" w:rsidR="00000000" w:rsidRPr="00000000">
        <w:fldChar w:fldCharType="begin"/>
        <w:instrText xml:space="preserve"> DOCPROPERTY "See Figjam for diagram"</w:instrText>
        <w:fldChar w:fldCharType="separate"/>
      </w:r>
      <w:r w:rsidDel="00000000" w:rsidR="00000000" w:rsidRPr="00000000">
        <w:rPr>
          <w:rFonts w:ascii="Inter" w:cs="Inter" w:eastAsia="Inter" w:hAnsi="Inter"/>
          <w:highlight w:val="yellow"/>
          <w:rtl w:val="0"/>
        </w:rPr>
        <w:t xml:space="preserve">See Figjam for diagram</w:t>
      </w:r>
      <w:r w:rsidDel="00000000" w:rsidR="00000000" w:rsidRPr="00000000">
        <w:fldChar w:fldCharType="end"/>
      </w:r>
      <w:r w:rsidDel="00000000" w:rsidR="00000000" w:rsidRPr="00000000">
        <w:rPr>
          <w:rtl w:val="0"/>
        </w:rPr>
      </w:r>
    </w:p>
    <w:p w:rsidR="00000000" w:rsidDel="00000000" w:rsidP="00000000" w:rsidRDefault="00000000" w:rsidRPr="00000000" w14:paraId="00000261">
      <w:pPr>
        <w:widowControl w:val="0"/>
        <w:rPr>
          <w:rFonts w:ascii="Inter" w:cs="Inter" w:eastAsia="Inter" w:hAnsi="Inter"/>
        </w:rPr>
      </w:pPr>
      <w:r w:rsidDel="00000000" w:rsidR="00000000" w:rsidRPr="00000000">
        <w:rPr>
          <w:rtl w:val="0"/>
        </w:rPr>
      </w:r>
    </w:p>
    <w:p w:rsidR="00000000" w:rsidDel="00000000" w:rsidP="00000000" w:rsidRDefault="00000000" w:rsidRPr="00000000" w14:paraId="00000262">
      <w:pPr>
        <w:rPr>
          <w:rFonts w:ascii="Inter" w:cs="Inter" w:eastAsia="Inter" w:hAnsi="I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3">
      <w:pPr>
        <w:pStyle w:val="Heading2"/>
        <w:rPr>
          <w:rFonts w:ascii="Inter" w:cs="Inter" w:eastAsia="Inter" w:hAnsi="Inter"/>
          <w:sz w:val="48"/>
          <w:szCs w:val="48"/>
        </w:rPr>
      </w:pPr>
      <w:bookmarkStart w:colFirst="0" w:colLast="0" w:name="_d1xbevuq077g" w:id="39"/>
      <w:bookmarkEnd w:id="39"/>
      <w:commentRangeStart w:id="18"/>
      <w:r w:rsidDel="00000000" w:rsidR="00000000" w:rsidRPr="00000000">
        <w:rPr>
          <w:rFonts w:ascii="Inter" w:cs="Inter" w:eastAsia="Inter" w:hAnsi="Inter"/>
          <w:sz w:val="48"/>
          <w:szCs w:val="48"/>
          <w:rtl w:val="0"/>
        </w:rPr>
        <w:t xml:space="preserve">01 · Why we exist, and the moment</w:t>
      </w:r>
      <w:commentRangeEnd w:id="18"/>
      <w:r w:rsidDel="00000000" w:rsidR="00000000" w:rsidRPr="00000000">
        <w:commentReference w:id="18"/>
      </w:r>
      <w:r w:rsidDel="00000000" w:rsidR="00000000" w:rsidRPr="00000000">
        <w:rPr>
          <w:rtl w:val="0"/>
        </w:rPr>
      </w:r>
    </w:p>
    <w:p w:rsidR="00000000" w:rsidDel="00000000" w:rsidP="00000000" w:rsidRDefault="00000000" w:rsidRPr="00000000" w14:paraId="00000264">
      <w:pPr>
        <w:rPr>
          <w:rFonts w:ascii="Inter" w:cs="Inter" w:eastAsia="Inter" w:hAnsi="Inter"/>
        </w:rPr>
      </w:pPr>
      <w:r w:rsidDel="00000000" w:rsidR="00000000" w:rsidRPr="00000000">
        <w:rPr>
          <w:rFonts w:ascii="Inter" w:cs="Inter" w:eastAsia="Inter" w:hAnsi="Inter"/>
          <w:rtl w:val="0"/>
        </w:rPr>
        <w:t xml:space="preserve">[Diagram needed- suggested by me previously] </w:t>
      </w:r>
    </w:p>
    <w:p w:rsidR="00000000" w:rsidDel="00000000" w:rsidP="00000000" w:rsidRDefault="00000000" w:rsidRPr="00000000" w14:paraId="00000265">
      <w:pPr>
        <w:pStyle w:val="Heading3"/>
        <w:rPr/>
      </w:pPr>
      <w:bookmarkStart w:colFirst="0" w:colLast="0" w:name="_sl7f174rx0t7" w:id="40"/>
      <w:bookmarkEnd w:id="40"/>
      <w:commentRangeStart w:id="19"/>
      <w:r w:rsidDel="00000000" w:rsidR="00000000" w:rsidRPr="00000000">
        <w:rPr>
          <w:rtl w:val="0"/>
        </w:rPr>
        <w:t xml:space="preserve">1.1 Govtech Consulting (GTC)</w:t>
      </w:r>
      <w:commentRangeEnd w:id="19"/>
      <w:r w:rsidDel="00000000" w:rsidR="00000000" w:rsidRPr="00000000">
        <w:commentReference w:id="19"/>
      </w:r>
      <w:r w:rsidDel="00000000" w:rsidR="00000000" w:rsidRPr="00000000">
        <w:rPr>
          <w:rtl w:val="0"/>
        </w:rPr>
      </w:r>
    </w:p>
    <w:p w:rsidR="00000000" w:rsidDel="00000000" w:rsidP="00000000" w:rsidRDefault="00000000" w:rsidRPr="00000000" w14:paraId="00000266">
      <w:pPr>
        <w:pStyle w:val="Heading4"/>
        <w:numPr>
          <w:ilvl w:val="0"/>
          <w:numId w:val="37"/>
        </w:numPr>
        <w:spacing w:after="0" w:afterAutospacing="0"/>
        <w:ind w:left="720" w:hanging="360"/>
        <w:rPr>
          <w:color w:val="666666"/>
          <w:sz w:val="24"/>
          <w:szCs w:val="24"/>
        </w:rPr>
      </w:pPr>
      <w:bookmarkStart w:colFirst="0" w:colLast="0" w:name="_1o63jw6m361" w:id="41"/>
      <w:bookmarkEnd w:id="41"/>
      <w:r w:rsidDel="00000000" w:rsidR="00000000" w:rsidRPr="00000000">
        <w:rPr>
          <w:rtl w:val="0"/>
        </w:rPr>
        <w:t xml:space="preserve">Why us, why now? </w:t>
      </w:r>
    </w:p>
    <w:p w:rsidR="00000000" w:rsidDel="00000000" w:rsidP="00000000" w:rsidRDefault="00000000" w:rsidRPr="00000000" w14:paraId="00000267">
      <w:pPr>
        <w:pStyle w:val="Heading4"/>
        <w:numPr>
          <w:ilvl w:val="0"/>
          <w:numId w:val="37"/>
        </w:numPr>
        <w:spacing w:before="0" w:beforeAutospacing="0"/>
        <w:ind w:left="720" w:hanging="360"/>
        <w:rPr>
          <w:color w:val="666666"/>
          <w:sz w:val="24"/>
          <w:szCs w:val="24"/>
        </w:rPr>
      </w:pPr>
      <w:bookmarkStart w:colFirst="0" w:colLast="0" w:name="_qrlwglyojorz" w:id="42"/>
      <w:bookmarkEnd w:id="42"/>
      <w:commentRangeStart w:id="20"/>
      <w:r w:rsidDel="00000000" w:rsidR="00000000" w:rsidRPr="00000000">
        <w:rPr>
          <w:rtl w:val="0"/>
        </w:rPr>
        <w:t xml:space="preserve">Modernisation</w:t>
      </w:r>
      <w:commentRangeEnd w:id="20"/>
      <w:r w:rsidDel="00000000" w:rsidR="00000000" w:rsidRPr="00000000">
        <w:commentReference w:id="20"/>
      </w:r>
      <w:r w:rsidDel="00000000" w:rsidR="00000000" w:rsidRPr="00000000">
        <w:rPr>
          <w:rtl w:val="0"/>
        </w:rPr>
      </w:r>
    </w:p>
    <w:p w:rsidR="00000000" w:rsidDel="00000000" w:rsidP="00000000" w:rsidRDefault="00000000" w:rsidRPr="00000000" w14:paraId="00000268">
      <w:pPr>
        <w:pStyle w:val="Heading3"/>
        <w:rPr/>
      </w:pPr>
      <w:bookmarkStart w:colFirst="0" w:colLast="0" w:name="_4qywkvdbhnak" w:id="43"/>
      <w:bookmarkEnd w:id="43"/>
      <w:commentRangeStart w:id="21"/>
      <w:r w:rsidDel="00000000" w:rsidR="00000000" w:rsidRPr="00000000">
        <w:rPr>
          <w:rtl w:val="0"/>
        </w:rPr>
        <w:t xml:space="preserve">1.2 AI Reality</w:t>
      </w:r>
      <w:commentRangeEnd w:id="21"/>
      <w:r w:rsidDel="00000000" w:rsidR="00000000" w:rsidRPr="00000000">
        <w:commentReference w:id="21"/>
      </w:r>
      <w:r w:rsidDel="00000000" w:rsidR="00000000" w:rsidRPr="00000000">
        <w:rPr>
          <w:rtl w:val="0"/>
        </w:rPr>
      </w:r>
    </w:p>
    <w:p w:rsidR="00000000" w:rsidDel="00000000" w:rsidP="00000000" w:rsidRDefault="00000000" w:rsidRPr="00000000" w14:paraId="00000269">
      <w:pPr>
        <w:numPr>
          <w:ilvl w:val="0"/>
          <w:numId w:val="49"/>
        </w:numPr>
        <w:ind w:left="720" w:hanging="360"/>
      </w:pPr>
      <w:r w:rsidDel="00000000" w:rsidR="00000000" w:rsidRPr="00000000">
        <w:rPr>
          <w:rtl w:val="0"/>
        </w:rPr>
        <w:t xml:space="preserve">What’s happening with AI. The conditions and how it’s reshaping design</w:t>
      </w:r>
    </w:p>
    <w:p w:rsidR="00000000" w:rsidDel="00000000" w:rsidP="00000000" w:rsidRDefault="00000000" w:rsidRPr="00000000" w14:paraId="0000026A">
      <w:pPr>
        <w:numPr>
          <w:ilvl w:val="0"/>
          <w:numId w:val="49"/>
        </w:numPr>
        <w:ind w:left="720" w:hanging="360"/>
      </w:pPr>
      <w:r w:rsidDel="00000000" w:rsidR="00000000" w:rsidRPr="00000000">
        <w:rPr>
          <w:rtl w:val="0"/>
        </w:rPr>
        <w:t xml:space="preserve">Why does this matter to us? (bc. We are part of government)</w:t>
      </w:r>
    </w:p>
    <w:p w:rsidR="00000000" w:rsidDel="00000000" w:rsidP="00000000" w:rsidRDefault="00000000" w:rsidRPr="00000000" w14:paraId="0000026B">
      <w:pPr>
        <w:numPr>
          <w:ilvl w:val="0"/>
          <w:numId w:val="49"/>
        </w:numPr>
        <w:ind w:left="720" w:hanging="360"/>
      </w:pPr>
      <w:r w:rsidDel="00000000" w:rsidR="00000000" w:rsidRPr="00000000">
        <w:rPr>
          <w:rtl w:val="0"/>
        </w:rPr>
        <w:t xml:space="preserve">Our stance. The craft is evolving.</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pStyle w:val="Heading2"/>
        <w:rPr>
          <w:rFonts w:ascii="Inter" w:cs="Inter" w:eastAsia="Inter" w:hAnsi="Inter"/>
          <w:sz w:val="48"/>
          <w:szCs w:val="48"/>
        </w:rPr>
      </w:pPr>
      <w:bookmarkStart w:colFirst="0" w:colLast="0" w:name="_oa0rzolk4yt7" w:id="44"/>
      <w:bookmarkEnd w:id="44"/>
      <w:commentRangeStart w:id="22"/>
      <w:commentRangeStart w:id="23"/>
      <w:r w:rsidDel="00000000" w:rsidR="00000000" w:rsidRPr="00000000">
        <w:rPr>
          <w:rFonts w:ascii="Inter" w:cs="Inter" w:eastAsia="Inter" w:hAnsi="Inter"/>
          <w:sz w:val="48"/>
          <w:szCs w:val="48"/>
          <w:rtl w:val="0"/>
        </w:rPr>
        <w:t xml:space="preserve">02 · Our point of view</w:t>
      </w:r>
      <w:commentRangeEnd w:id="22"/>
      <w:r w:rsidDel="00000000" w:rsidR="00000000" w:rsidRPr="00000000">
        <w:commentReference w:id="22"/>
      </w:r>
      <w:commentRangeEnd w:id="23"/>
      <w:r w:rsidDel="00000000" w:rsidR="00000000" w:rsidRPr="00000000">
        <w:commentReference w:id="23"/>
      </w:r>
      <w:r w:rsidDel="00000000" w:rsidR="00000000" w:rsidRPr="00000000">
        <w:rPr>
          <w:rtl w:val="0"/>
        </w:rPr>
      </w:r>
    </w:p>
    <w:p w:rsidR="00000000" w:rsidDel="00000000" w:rsidP="00000000" w:rsidRDefault="00000000" w:rsidRPr="00000000" w14:paraId="0000026E">
      <w:pPr>
        <w:pStyle w:val="Heading3"/>
        <w:rPr/>
      </w:pPr>
      <w:bookmarkStart w:colFirst="0" w:colLast="0" w:name="_jjrzflcxv2dm" w:id="45"/>
      <w:bookmarkEnd w:id="45"/>
      <w:r w:rsidDel="00000000" w:rsidR="00000000" w:rsidRPr="00000000">
        <w:rPr>
          <w:rtl w:val="0"/>
        </w:rPr>
        <w:t xml:space="preserve">2.1 What we therefore believe</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Every team has a point of view, whether it's written down or not. Ours starts with a belief about what's possible here — not just to do more of what's already happening, but to push what public service design can be, how it gets built, how it improves over time, and to help shape that across an entire system that touches every life. That's the scale of the opportunity.</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Build without finding out what's true, and you'll solve the wrong problem with confidence. Find out what's true without building to test it, and you'll leave a stack of insights that never changed anything. Both happen all the time. Neither has to. This is how we intend to work differently.</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Fonts w:ascii="Arial Unicode MS" w:cs="Arial Unicode MS" w:eastAsia="Arial Unicode MS" w:hAnsi="Arial Unicode MS"/>
          <w:rtl w:val="0"/>
        </w:rPr>
        <w:t xml:space="preserve">Diagram: The two failure modes Two paths that lead nowhere: (a) build without discovery → solving the wrong problem with confidence; (b) discover without prototyping → insights that never change anything. The GTC path runs through the middle, combining both discovery and rapid experimentation into one continuous arc.</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Public services should work for everyone who needs them. Most don't fail for lack of effort,  They fail one of two ways: built without discovery, or discovered without building. We do both.</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Fonts w:ascii="Arial Unicode MS" w:cs="Arial Unicode MS" w:eastAsia="Arial Unicode MS" w:hAnsi="Arial Unicode MS"/>
          <w:rtl w:val="0"/>
        </w:rPr>
        <w:t xml:space="preserve">Diagram: The two failure modes Two paths that lead nowhere: (a) build without discovery → solving the wrong problem with confidence; (b) discover without prototyping → insights that never change anything. The GTC path runs through the middle, combining both discovery and rapid experimentation into one continuous arc.</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Working in that context, with those stakes and those constraints, has shaped what we believe about how to do this work well.</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numPr>
          <w:ilvl w:val="0"/>
          <w:numId w:val="9"/>
        </w:numPr>
        <w:ind w:left="720" w:hanging="360"/>
      </w:pPr>
      <w:r w:rsidDel="00000000" w:rsidR="00000000" w:rsidRPr="00000000">
        <w:rPr>
          <w:rtl w:val="0"/>
        </w:rPr>
        <w:t xml:space="preserve">Discovery is non-negotiable. Building without finding out what's true first is how teams solve the wrong problem with confidence. The depth and shape of discovery flexes with the project — but skipping it is never the right call.</w:t>
      </w:r>
    </w:p>
    <w:p w:rsidR="00000000" w:rsidDel="00000000" w:rsidP="00000000" w:rsidRDefault="00000000" w:rsidRPr="00000000" w14:paraId="0000027D">
      <w:pPr>
        <w:numPr>
          <w:ilvl w:val="0"/>
          <w:numId w:val="9"/>
        </w:numPr>
        <w:ind w:left="720" w:hanging="360"/>
      </w:pPr>
      <w:r w:rsidDel="00000000" w:rsidR="00000000" w:rsidRPr="00000000">
        <w:rPr>
          <w:rtl w:val="0"/>
        </w:rPr>
        <w:t xml:space="preserve">Prototyping moves upstream. Because the cost of building has dropped dramatically, prototypes no longer belong only in the build phase. They belong alongside discovery, generating real signal earlier and de-risking the decisions that matter most.</w:t>
      </w:r>
    </w:p>
    <w:p w:rsidR="00000000" w:rsidDel="00000000" w:rsidP="00000000" w:rsidRDefault="00000000" w:rsidRPr="00000000" w14:paraId="0000027E">
      <w:pPr>
        <w:numPr>
          <w:ilvl w:val="0"/>
          <w:numId w:val="9"/>
        </w:numPr>
        <w:ind w:left="720" w:hanging="360"/>
      </w:pPr>
      <w:r w:rsidDel="00000000" w:rsidR="00000000" w:rsidRPr="00000000">
        <w:rPr>
          <w:rtl w:val="0"/>
        </w:rPr>
        <w:t xml:space="preserve">Capability building is part of the work. Our job isn't only to deliver products — it's to leave partners better equipped than we found them. That means building alongside people, not just for them.</w:t>
      </w:r>
    </w:p>
    <w:p w:rsidR="00000000" w:rsidDel="00000000" w:rsidP="00000000" w:rsidRDefault="00000000" w:rsidRPr="00000000" w14:paraId="0000027F">
      <w:pPr>
        <w:numPr>
          <w:ilvl w:val="0"/>
          <w:numId w:val="9"/>
        </w:numPr>
        <w:ind w:left="720" w:hanging="360"/>
      </w:pPr>
      <w:r w:rsidDel="00000000" w:rsidR="00000000" w:rsidRPr="00000000">
        <w:rPr>
          <w:rtl w:val="0"/>
        </w:rPr>
        <w:t xml:space="preserve">Skills are shared, not owned. Service design isn't only for designers. PRDs aren't only for product managers. The boundaries between roles are becoming more permeable — and that's a feature, not a problem.</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What we're still working out: The boundaries between design, product, and engineering are shifting — and we think that's exciting. There's no settled answer yet on where those lines should sit, and we're not waiting for one. We're experimenting our way toward it, together, and we expect what we learn to change how we work. </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pStyle w:val="Heading3"/>
        <w:rPr/>
      </w:pPr>
      <w:bookmarkStart w:colFirst="0" w:colLast="0" w:name="_w1takaikpl2p" w:id="46"/>
      <w:bookmarkEnd w:id="46"/>
      <w:commentRangeStart w:id="24"/>
      <w:r w:rsidDel="00000000" w:rsidR="00000000" w:rsidRPr="00000000">
        <w:rPr>
          <w:rtl w:val="0"/>
        </w:rPr>
        <w:t xml:space="preserve">2.2 What success looks like</w:t>
      </w:r>
      <w:commentRangeEnd w:id="24"/>
      <w:r w:rsidDel="00000000" w:rsidR="00000000" w:rsidRPr="00000000">
        <w:commentReference w:id="24"/>
      </w: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Success here doesn't look like conversion rates or retention metrics. It looks like working on the right problem in the first place.</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The pace of building has accelerated dramatically. But speed applied to the wrong problem is still the wrong problem — just arrived at faster. The most valuable thing we can do is slow down long enough to ask: is this actually the thing worth solving?</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That takes courage in a government context. Bureaucracy has gravity. Norms have history. Success means being willing to push back — because the people these services are built for deserve more than the default.</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As part of the Central Modernisation Office, we sit at the intersection of design, technology, and transformation. The platforms and capabilities GovTech has built are real assets — success means bringing them together meaningfully. But at the centre is still a person trying to get something done. Design is how we keep them there.</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Concretely, that means:</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The right problem is named. Not the stated one, not the comfortable one — the actual one.</w:t>
      </w:r>
    </w:p>
    <w:p w:rsidR="00000000" w:rsidDel="00000000" w:rsidP="00000000" w:rsidRDefault="00000000" w:rsidRPr="00000000" w14:paraId="0000028F">
      <w:pPr>
        <w:rPr/>
      </w:pPr>
      <w:r w:rsidDel="00000000" w:rsidR="00000000" w:rsidRPr="00000000">
        <w:rPr>
          <w:rtl w:val="0"/>
        </w:rPr>
        <w:t xml:space="preserve">The brave call was made. Assumptions challenged, norms questioned, the brief interrogated before accepted.</w:t>
      </w:r>
    </w:p>
    <w:p w:rsidR="00000000" w:rsidDel="00000000" w:rsidP="00000000" w:rsidRDefault="00000000" w:rsidRPr="00000000" w14:paraId="00000290">
      <w:pPr>
        <w:rPr/>
      </w:pPr>
      <w:r w:rsidDel="00000000" w:rsidR="00000000" w:rsidRPr="00000000">
        <w:rPr>
          <w:rtl w:val="0"/>
        </w:rPr>
        <w:t xml:space="preserve">Technology and modernisation worked for people. The right capabilities were brought in at the right time — not for their own sake, but in service of the people the product was built for.</w:t>
      </w:r>
    </w:p>
    <w:p w:rsidR="00000000" w:rsidDel="00000000" w:rsidP="00000000" w:rsidRDefault="00000000" w:rsidRPr="00000000" w14:paraId="00000291">
      <w:pPr>
        <w:rPr/>
      </w:pPr>
      <w:r w:rsidDel="00000000" w:rsidR="00000000" w:rsidRPr="00000000">
        <w:rPr>
          <w:rtl w:val="0"/>
        </w:rPr>
        <w:t xml:space="preserve">The agency can keep going without us. Momentum built, not dependency.</w:t>
      </w:r>
    </w:p>
    <w:p w:rsidR="00000000" w:rsidDel="00000000" w:rsidP="00000000" w:rsidRDefault="00000000" w:rsidRPr="00000000" w14:paraId="00000292">
      <w:pPr>
        <w:rPr/>
      </w:pPr>
      <w:r w:rsidDel="00000000" w:rsidR="00000000" w:rsidRPr="00000000">
        <w:rPr>
          <w:rtl w:val="0"/>
        </w:rPr>
        <w:t xml:space="preserve">We modelled what good looks like. How we work becomes the template others carry forward. </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pStyle w:val="Heading3"/>
        <w:rPr/>
      </w:pPr>
      <w:bookmarkStart w:colFirst="0" w:colLast="0" w:name="_rteqi4nth9wq" w:id="47"/>
      <w:bookmarkEnd w:id="47"/>
      <w:commentRangeStart w:id="25"/>
      <w:commentRangeStart w:id="26"/>
      <w:r w:rsidDel="00000000" w:rsidR="00000000" w:rsidRPr="00000000">
        <w:rPr>
          <w:rtl w:val="0"/>
        </w:rPr>
        <w:t xml:space="preserve">2.3 </w:t>
      </w:r>
      <w:commentRangeEnd w:id="25"/>
      <w:r w:rsidDel="00000000" w:rsidR="00000000" w:rsidRPr="00000000">
        <w:commentReference w:id="25"/>
      </w:r>
      <w:r w:rsidDel="00000000" w:rsidR="00000000" w:rsidRPr="00000000">
        <w:rPr>
          <w:rtl w:val="0"/>
        </w:rPr>
        <w:t xml:space="preserve">Designing for everyone</w:t>
      </w:r>
      <w:commentRangeEnd w:id="26"/>
      <w:r w:rsidDel="00000000" w:rsidR="00000000" w:rsidRPr="00000000">
        <w:commentReference w:id="26"/>
      </w: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Fairness by design</w:t>
      </w:r>
    </w:p>
    <w:p w:rsidR="00000000" w:rsidDel="00000000" w:rsidP="00000000" w:rsidRDefault="00000000" w:rsidRPr="00000000" w14:paraId="00000296">
      <w:pPr>
        <w:rPr/>
      </w:pPr>
      <w:r w:rsidDel="00000000" w:rsidR="00000000" w:rsidRPr="00000000">
        <w:rPr>
          <w:rtl w:val="0"/>
        </w:rPr>
        <w:t xml:space="preserve">Government holds itself to a high standard — consistent, transparent, predictable, accessible, and accountable — because public systems have to work for everyone, without exception. A service that works for most but fails the vulnerable isn't meeting that bar. Unlike most products, government has no competition: if a service fails you, there's nowhere else to go.</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That's why Singapore's MDDI mandate of digital first, but not digital only matters as a design principle, not just a policy direction — digital is the default, but every service decision has to account for who might be left behind. Designing for those exceptions isn't a concession. It's what fairness actually looks like in practice.</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commentRangeStart w:id="27"/>
      <w:r w:rsidDel="00000000" w:rsidR="00000000" w:rsidRPr="00000000">
        <w:rPr>
          <w:rtl w:val="0"/>
        </w:rPr>
        <w:t xml:space="preserve">Siloed by mandate, experienced as one</w:t>
      </w:r>
      <w:commentRangeEnd w:id="27"/>
      <w:r w:rsidDel="00000000" w:rsidR="00000000" w:rsidRPr="00000000">
        <w:commentReference w:id="27"/>
      </w: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Each agency has its own remit, its own rules, its own definition of success. But citizens experience one life, not separate agencies. Sitting where we do, working across them, we have a rare opportunity: to see the whole person and connect dots that institutional silos can't. That's something we should actively strive for.</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Policy, procurement, governance — these are the brief</w:t>
      </w:r>
    </w:p>
    <w:p w:rsidR="00000000" w:rsidDel="00000000" w:rsidP="00000000" w:rsidRDefault="00000000" w:rsidRPr="00000000" w14:paraId="0000029E">
      <w:pPr>
        <w:rPr/>
      </w:pPr>
      <w:r w:rsidDel="00000000" w:rsidR="00000000" w:rsidRPr="00000000">
        <w:rPr>
          <w:rtl w:val="0"/>
        </w:rPr>
        <w:t xml:space="preserve">Policy governs what can be built. Procurement governs how it gets built. Governance shapes who decides. These aren't obstacles — they're the actual shape of the problem. Two things follow:</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numPr>
          <w:ilvl w:val="0"/>
          <w:numId w:val="47"/>
        </w:numPr>
        <w:ind w:left="720" w:hanging="360"/>
      </w:pPr>
      <w:r w:rsidDel="00000000" w:rsidR="00000000" w:rsidRPr="00000000">
        <w:rPr>
          <w:rtl w:val="0"/>
        </w:rPr>
        <w:t xml:space="preserve">We still need to prototype and test, which means building the right sandboxes inside these constraints, not despite them.</w:t>
      </w:r>
    </w:p>
    <w:p w:rsidR="00000000" w:rsidDel="00000000" w:rsidP="00000000" w:rsidRDefault="00000000" w:rsidRPr="00000000" w14:paraId="000002A1">
      <w:pPr>
        <w:numPr>
          <w:ilvl w:val="0"/>
          <w:numId w:val="47"/>
        </w:numPr>
        <w:ind w:left="720" w:hanging="360"/>
      </w:pPr>
      <w:r w:rsidDel="00000000" w:rsidR="00000000" w:rsidRPr="00000000">
        <w:rPr>
          <w:rtl w:val="0"/>
        </w:rPr>
        <w:t xml:space="preserve">Clearing them isn't the finish line. A service can satisfy every requirement and still fail the people using it. We design to a higher bar than compliance. </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We design for the people who deliver, not just the people who use</w:t>
      </w:r>
    </w:p>
    <w:p w:rsidR="00000000" w:rsidDel="00000000" w:rsidP="00000000" w:rsidRDefault="00000000" w:rsidRPr="00000000" w14:paraId="000002A4">
      <w:pPr>
        <w:rPr/>
      </w:pPr>
      <w:r w:rsidDel="00000000" w:rsidR="00000000" w:rsidRPr="00000000">
        <w:rPr>
          <w:rtl w:val="0"/>
        </w:rPr>
        <w:t xml:space="preserve">Every public service has two sets of users: the citizens who depend on it, and the officers who deliver it. The empathy we bring to the front has to extend to the back. Officer workflows, the tools they're given, the friction they live with daily — all of it shapes what the public ends up experiencing. A service can't be better than the system the people inside it are working with.</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pStyle w:val="Heading2"/>
        <w:rPr>
          <w:rFonts w:ascii="Inter" w:cs="Inter" w:eastAsia="Inter" w:hAnsi="Inter"/>
          <w:sz w:val="48"/>
          <w:szCs w:val="48"/>
        </w:rPr>
      </w:pPr>
      <w:bookmarkStart w:colFirst="0" w:colLast="0" w:name="_1e9zkuxvwk3i" w:id="48"/>
      <w:bookmarkEnd w:id="48"/>
      <w:commentRangeStart w:id="28"/>
      <w:r w:rsidDel="00000000" w:rsidR="00000000" w:rsidRPr="00000000">
        <w:rPr>
          <w:rFonts w:ascii="Inter" w:cs="Inter" w:eastAsia="Inter" w:hAnsi="Inter"/>
          <w:sz w:val="48"/>
          <w:szCs w:val="48"/>
          <w:rtl w:val="0"/>
        </w:rPr>
        <w:t xml:space="preserve">03 · Stages of a project</w:t>
      </w:r>
      <w:commentRangeEnd w:id="28"/>
      <w:r w:rsidDel="00000000" w:rsidR="00000000" w:rsidRPr="00000000">
        <w:commentReference w:id="28"/>
      </w:r>
      <w:r w:rsidDel="00000000" w:rsidR="00000000" w:rsidRPr="00000000">
        <w:rPr>
          <w:rtl w:val="0"/>
        </w:rPr>
      </w:r>
    </w:p>
    <w:p w:rsidR="00000000" w:rsidDel="00000000" w:rsidP="00000000" w:rsidRDefault="00000000" w:rsidRPr="00000000" w14:paraId="000002A7">
      <w:pPr>
        <w:pStyle w:val="Heading3"/>
        <w:rPr/>
      </w:pPr>
      <w:bookmarkStart w:colFirst="0" w:colLast="0" w:name="_ttojksihppde" w:id="49"/>
      <w:bookmarkEnd w:id="49"/>
      <w:r w:rsidDel="00000000" w:rsidR="00000000" w:rsidRPr="00000000">
        <w:rPr>
          <w:rtl w:val="0"/>
        </w:rPr>
        <w:t xml:space="preserve">3.1 Types of projects we take on</w:t>
      </w:r>
    </w:p>
    <w:p w:rsidR="00000000" w:rsidDel="00000000" w:rsidP="00000000" w:rsidRDefault="00000000" w:rsidRPr="00000000" w14:paraId="000002A8">
      <w:pPr>
        <w:pStyle w:val="Heading3"/>
        <w:rPr/>
      </w:pPr>
      <w:bookmarkStart w:colFirst="0" w:colLast="0" w:name="_ct09e2ujfemb" w:id="50"/>
      <w:bookmarkEnd w:id="50"/>
      <w:r w:rsidDel="00000000" w:rsidR="00000000" w:rsidRPr="00000000">
        <w:rPr>
          <w:rtl w:val="0"/>
        </w:rPr>
        <w:t xml:space="preserve">3.2 What we don’t do</w:t>
      </w:r>
    </w:p>
    <w:p w:rsidR="00000000" w:rsidDel="00000000" w:rsidP="00000000" w:rsidRDefault="00000000" w:rsidRPr="00000000" w14:paraId="000002A9">
      <w:pPr>
        <w:pStyle w:val="Heading3"/>
        <w:rPr/>
      </w:pPr>
      <w:bookmarkStart w:colFirst="0" w:colLast="0" w:name="_d5tqhe3z2k2n" w:id="51"/>
      <w:bookmarkEnd w:id="51"/>
      <w:r w:rsidDel="00000000" w:rsidR="00000000" w:rsidRPr="00000000">
        <w:rPr>
          <w:rtl w:val="0"/>
        </w:rPr>
        <w:t xml:space="preserve">3.3 What an idea project team looks like</w:t>
      </w:r>
    </w:p>
    <w:p w:rsidR="00000000" w:rsidDel="00000000" w:rsidP="00000000" w:rsidRDefault="00000000" w:rsidRPr="00000000" w14:paraId="000002AA">
      <w:pPr>
        <w:pStyle w:val="Heading3"/>
        <w:rPr/>
      </w:pPr>
      <w:bookmarkStart w:colFirst="0" w:colLast="0" w:name="_tjumz8a7jlx8" w:id="52"/>
      <w:bookmarkEnd w:id="52"/>
      <w:r w:rsidDel="00000000" w:rsidR="00000000" w:rsidRPr="00000000">
        <w:rPr>
          <w:rtl w:val="0"/>
        </w:rPr>
        <w:t xml:space="preserve">3.4 How we do the work</w:t>
      </w:r>
    </w:p>
    <w:tbl>
      <w:tblPr>
        <w:tblStyle w:val="Table4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2AB">
            <w:pPr>
              <w:widowControl w:val="0"/>
              <w:spacing w:line="240" w:lineRule="auto"/>
              <w:rPr/>
            </w:pPr>
            <w:commentRangeStart w:id="29"/>
            <w:r w:rsidDel="00000000" w:rsidR="00000000" w:rsidRPr="00000000">
              <w:rPr>
                <w:rtl w:val="0"/>
              </w:rPr>
              <w:t xml:space="preserve">Stage 01 - Qualifying </w:t>
            </w:r>
            <w:commentRangeEnd w:id="29"/>
            <w:r w:rsidDel="00000000" w:rsidR="00000000" w:rsidRPr="00000000">
              <w:commentReference w:id="29"/>
            </w:r>
            <w:r w:rsidDel="00000000" w:rsidR="00000000" w:rsidRPr="00000000">
              <w:rPr>
                <w:rtl w:val="0"/>
              </w:rPr>
            </w:r>
          </w:p>
          <w:p w:rsidR="00000000" w:rsidDel="00000000" w:rsidP="00000000" w:rsidRDefault="00000000" w:rsidRPr="00000000" w14:paraId="000002AC">
            <w:pPr>
              <w:widowControl w:val="0"/>
              <w:spacing w:line="240" w:lineRule="auto"/>
              <w:rPr/>
            </w:pPr>
            <w:r w:rsidDel="00000000" w:rsidR="00000000" w:rsidRPr="00000000">
              <w:rPr>
                <w:rtl w:val="0"/>
              </w:rPr>
            </w:r>
          </w:p>
          <w:p w:rsidR="00000000" w:rsidDel="00000000" w:rsidP="00000000" w:rsidRDefault="00000000" w:rsidRPr="00000000" w14:paraId="000002AD">
            <w:pPr>
              <w:widowControl w:val="0"/>
              <w:spacing w:line="240" w:lineRule="auto"/>
              <w:rPr/>
            </w:pPr>
            <w:r w:rsidDel="00000000" w:rsidR="00000000" w:rsidRPr="00000000">
              <w:rPr>
                <w:rtl w:val="0"/>
              </w:rPr>
              <w:t xml:space="preserve">Stage 02 - Discovery</w:t>
            </w:r>
          </w:p>
          <w:p w:rsidR="00000000" w:rsidDel="00000000" w:rsidP="00000000" w:rsidRDefault="00000000" w:rsidRPr="00000000" w14:paraId="000002AE">
            <w:pPr>
              <w:widowControl w:val="0"/>
              <w:numPr>
                <w:ilvl w:val="0"/>
                <w:numId w:val="10"/>
              </w:numPr>
              <w:spacing w:line="240" w:lineRule="auto"/>
              <w:ind w:left="720" w:hanging="360"/>
            </w:pPr>
            <w:commentRangeStart w:id="30"/>
            <w:r w:rsidDel="00000000" w:rsidR="00000000" w:rsidRPr="00000000">
              <w:rPr>
                <w:rtl w:val="0"/>
              </w:rPr>
              <w:t xml:space="preserve">The value of discovery</w:t>
            </w:r>
            <w:commentRangeEnd w:id="30"/>
            <w:r w:rsidDel="00000000" w:rsidR="00000000" w:rsidRPr="00000000">
              <w:commentReference w:id="30"/>
            </w:r>
            <w:r w:rsidDel="00000000" w:rsidR="00000000" w:rsidRPr="00000000">
              <w:rPr>
                <w:rtl w:val="0"/>
              </w:rPr>
            </w:r>
          </w:p>
          <w:p w:rsidR="00000000" w:rsidDel="00000000" w:rsidP="00000000" w:rsidRDefault="00000000" w:rsidRPr="00000000" w14:paraId="000002AF">
            <w:pPr>
              <w:widowControl w:val="0"/>
              <w:numPr>
                <w:ilvl w:val="0"/>
                <w:numId w:val="10"/>
              </w:numPr>
              <w:spacing w:line="240" w:lineRule="auto"/>
              <w:ind w:left="720" w:hanging="360"/>
            </w:pPr>
            <w:r w:rsidDel="00000000" w:rsidR="00000000" w:rsidRPr="00000000">
              <w:rPr>
                <w:rtl w:val="0"/>
              </w:rPr>
              <w:t xml:space="preserve">Discovery Subphase 1: Uncover what is true (Frame a problem)</w:t>
            </w:r>
          </w:p>
          <w:p w:rsidR="00000000" w:rsidDel="00000000" w:rsidP="00000000" w:rsidRDefault="00000000" w:rsidRPr="00000000" w14:paraId="000002B0">
            <w:pPr>
              <w:widowControl w:val="0"/>
              <w:numPr>
                <w:ilvl w:val="0"/>
                <w:numId w:val="10"/>
              </w:numPr>
              <w:spacing w:line="240" w:lineRule="auto"/>
              <w:ind w:left="720" w:hanging="360"/>
            </w:pPr>
            <w:r w:rsidDel="00000000" w:rsidR="00000000" w:rsidRPr="00000000">
              <w:rPr>
                <w:rtl w:val="0"/>
              </w:rPr>
              <w:t xml:space="preserve">Discovery Subphase 2: Identify what works </w:t>
            </w:r>
            <w:commentRangeStart w:id="31"/>
            <w:r w:rsidDel="00000000" w:rsidR="00000000" w:rsidRPr="00000000">
              <w:rPr>
                <w:rtl w:val="0"/>
              </w:rPr>
              <w:t xml:space="preserve">(Rapid experiment) </w:t>
            </w:r>
            <w:commentRangeEnd w:id="31"/>
            <w:r w:rsidDel="00000000" w:rsidR="00000000" w:rsidRPr="00000000">
              <w:commentReference w:id="31"/>
            </w:r>
            <w:r w:rsidDel="00000000" w:rsidR="00000000" w:rsidRPr="00000000">
              <w:rPr>
                <w:rtl w:val="0"/>
              </w:rPr>
            </w:r>
          </w:p>
          <w:p w:rsidR="00000000" w:rsidDel="00000000" w:rsidP="00000000" w:rsidRDefault="00000000" w:rsidRPr="00000000" w14:paraId="000002B1">
            <w:pPr>
              <w:widowControl w:val="0"/>
              <w:spacing w:line="240" w:lineRule="auto"/>
              <w:ind w:left="720" w:firstLine="0"/>
              <w:rPr/>
            </w:pPr>
            <w:r w:rsidDel="00000000" w:rsidR="00000000" w:rsidRPr="00000000">
              <w:rPr>
                <w:rtl w:val="0"/>
              </w:rPr>
            </w:r>
          </w:p>
          <w:tbl>
            <w:tblPr>
              <w:tblStyle w:val="Table48"/>
              <w:tblW w:w="84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40"/>
              <w:tblGridChange w:id="0">
                <w:tblGrid>
                  <w:gridCol w:w="8440"/>
                </w:tblGrid>
              </w:tblGridChange>
            </w:tblGrid>
            <w:tr>
              <w:trPr>
                <w:cantSplit w:val="0"/>
                <w:tblHeader w:val="0"/>
              </w:trPr>
              <w:tc>
                <w:tcPr/>
                <w:p w:rsidR="00000000" w:rsidDel="00000000" w:rsidP="00000000" w:rsidRDefault="00000000" w:rsidRPr="00000000" w14:paraId="000002B2">
                  <w:pPr>
                    <w:widowControl w:val="0"/>
                    <w:spacing w:line="240" w:lineRule="auto"/>
                    <w:rPr/>
                  </w:pPr>
                  <w:commentRangeStart w:id="32"/>
                  <w:commentRangeStart w:id="33"/>
                  <w:r w:rsidDel="00000000" w:rsidR="00000000" w:rsidRPr="00000000">
                    <w:rPr>
                      <w:rtl w:val="0"/>
                    </w:rPr>
                    <w:t xml:space="preserve">The rapid experimentation cycle</w:t>
                  </w:r>
                  <w:commentRangeEnd w:id="32"/>
                  <w:r w:rsidDel="00000000" w:rsidR="00000000" w:rsidRPr="00000000">
                    <w:commentReference w:id="32"/>
                  </w:r>
                  <w:commentRangeEnd w:id="33"/>
                  <w:r w:rsidDel="00000000" w:rsidR="00000000" w:rsidRPr="00000000">
                    <w:commentReference w:id="33"/>
                  </w:r>
                  <w:r w:rsidDel="00000000" w:rsidR="00000000" w:rsidRPr="00000000">
                    <w:rPr>
                      <w:rtl w:val="0"/>
                    </w:rPr>
                  </w:r>
                </w:p>
              </w:tc>
            </w:tr>
          </w:tbl>
          <w:p w:rsidR="00000000" w:rsidDel="00000000" w:rsidP="00000000" w:rsidRDefault="00000000" w:rsidRPr="00000000" w14:paraId="000002B3">
            <w:pPr>
              <w:widowControl w:val="0"/>
              <w:spacing w:line="240" w:lineRule="auto"/>
              <w:ind w:left="720" w:firstLine="0"/>
              <w:rPr/>
            </w:pPr>
            <w:r w:rsidDel="00000000" w:rsidR="00000000" w:rsidRPr="00000000">
              <w:rPr>
                <w:rtl w:val="0"/>
              </w:rPr>
            </w:r>
          </w:p>
          <w:p w:rsidR="00000000" w:rsidDel="00000000" w:rsidP="00000000" w:rsidRDefault="00000000" w:rsidRPr="00000000" w14:paraId="000002B4">
            <w:pPr>
              <w:widowControl w:val="0"/>
              <w:spacing w:line="240" w:lineRule="auto"/>
              <w:rPr/>
            </w:pPr>
            <w:r w:rsidDel="00000000" w:rsidR="00000000" w:rsidRPr="00000000">
              <w:rPr>
                <w:rtl w:val="0"/>
              </w:rPr>
              <w:t xml:space="preserve">Stage 03 - Building and Delivering </w:t>
            </w:r>
          </w:p>
          <w:p w:rsidR="00000000" w:rsidDel="00000000" w:rsidP="00000000" w:rsidRDefault="00000000" w:rsidRPr="00000000" w14:paraId="000002B5">
            <w:pPr>
              <w:widowControl w:val="0"/>
              <w:spacing w:line="240" w:lineRule="auto"/>
              <w:rPr/>
            </w:pPr>
            <w:r w:rsidDel="00000000" w:rsidR="00000000" w:rsidRPr="00000000">
              <w:rPr>
                <w:rtl w:val="0"/>
              </w:rPr>
            </w:r>
          </w:p>
          <w:p w:rsidR="00000000" w:rsidDel="00000000" w:rsidP="00000000" w:rsidRDefault="00000000" w:rsidRPr="00000000" w14:paraId="000002B6">
            <w:pPr>
              <w:widowControl w:val="0"/>
              <w:spacing w:line="240" w:lineRule="auto"/>
              <w:rPr/>
            </w:pPr>
            <w:r w:rsidDel="00000000" w:rsidR="00000000" w:rsidRPr="00000000">
              <w:rPr>
                <w:rFonts w:ascii="Arial Unicode MS" w:cs="Arial Unicode MS" w:eastAsia="Arial Unicode MS" w:hAnsi="Arial Unicode MS"/>
                <w:rtl w:val="0"/>
              </w:rPr>
              <w:t xml:space="preserve">Stage ∞ · Capability Building (parallel workstream) </w:t>
            </w:r>
          </w:p>
        </w:tc>
      </w:tr>
    </w:tbl>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pStyle w:val="Heading2"/>
        <w:rPr>
          <w:rFonts w:ascii="Inter" w:cs="Inter" w:eastAsia="Inter" w:hAnsi="Inter"/>
          <w:sz w:val="48"/>
          <w:szCs w:val="48"/>
        </w:rPr>
      </w:pPr>
      <w:bookmarkStart w:colFirst="0" w:colLast="0" w:name="_7zhzyryeu5vk" w:id="53"/>
      <w:bookmarkEnd w:id="53"/>
      <w:commentRangeStart w:id="34"/>
      <w:r w:rsidDel="00000000" w:rsidR="00000000" w:rsidRPr="00000000">
        <w:rPr>
          <w:rFonts w:ascii="Inter" w:cs="Inter" w:eastAsia="Inter" w:hAnsi="Inter"/>
          <w:sz w:val="48"/>
          <w:szCs w:val="48"/>
          <w:rtl w:val="0"/>
        </w:rPr>
        <w:t xml:space="preserve">04 · How We Work as a Team</w:t>
      </w:r>
      <w:commentRangeEnd w:id="34"/>
      <w:r w:rsidDel="00000000" w:rsidR="00000000" w:rsidRPr="00000000">
        <w:commentReference w:id="34"/>
      </w:r>
      <w:r w:rsidDel="00000000" w:rsidR="00000000" w:rsidRPr="00000000">
        <w:rPr>
          <w:rtl w:val="0"/>
        </w:rPr>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r>
    </w:p>
    <w:tbl>
      <w:tblPr>
        <w:tblStyle w:val="Table4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2BD">
            <w:pPr>
              <w:widowControl w:val="0"/>
              <w:spacing w:line="240" w:lineRule="auto"/>
              <w:rPr/>
            </w:pPr>
            <w:r w:rsidDel="00000000" w:rsidR="00000000" w:rsidRPr="00000000">
              <w:rPr>
                <w:rtl w:val="0"/>
              </w:rPr>
              <w:t xml:space="preserve">Footer: </w:t>
            </w:r>
            <w:r w:rsidDel="00000000" w:rsidR="00000000" w:rsidRPr="00000000">
              <w:rPr>
                <w:rtl w:val="0"/>
              </w:rPr>
            </w:r>
          </w:p>
          <w:p w:rsidR="00000000" w:rsidDel="00000000" w:rsidP="00000000" w:rsidRDefault="00000000" w:rsidRPr="00000000" w14:paraId="000002BE">
            <w:pPr>
              <w:widowControl w:val="0"/>
              <w:spacing w:line="240" w:lineRule="auto"/>
              <w:rPr>
                <w:b w:val="1"/>
                <w:bCs w:val="1"/>
                <w:i w:val="1"/>
                <w:iCs w:val="1"/>
              </w:rPr>
            </w:pPr>
            <w:r w:rsidDel="00000000" w:rsidR="00000000" w:rsidRPr="00000000">
              <w:rPr>
                <w:b w:val="1"/>
                <w:bCs w:val="1"/>
                <w:i w:val="1"/>
                <w:iCs w:val="1"/>
                <w:rtl w:val="0"/>
              </w:rPr>
              <w:t xml:space="preserve">A Note on the Creation of This Piece</w:t>
            </w:r>
          </w:p>
          <w:p w:rsidR="00000000" w:rsidDel="00000000" w:rsidP="00000000" w:rsidRDefault="00000000" w:rsidRPr="00000000" w14:paraId="000002BF">
            <w:pPr>
              <w:widowControl w:val="0"/>
              <w:spacing w:line="240" w:lineRule="auto"/>
              <w:rPr>
                <w:i w:val="1"/>
                <w:iCs w:val="1"/>
              </w:rPr>
            </w:pPr>
            <w:r w:rsidDel="00000000" w:rsidR="00000000" w:rsidRPr="00000000">
              <w:rPr>
                <w:i w:val="1"/>
                <w:iCs w:val="1"/>
                <w:rtl w:val="0"/>
              </w:rPr>
              <w:t xml:space="preserve">This story—its structure, characters, setting, and every detail of what happened—was imagined and directed by a human. The protagonist, the sequence of events, the choices made, the environment described: all of these came from human imagination. The words themselves were written with the assistance of AI technology, translating those ideas into the narrative you've just read.</w:t>
            </w:r>
          </w:p>
          <w:p w:rsidR="00000000" w:rsidDel="00000000" w:rsidP="00000000" w:rsidRDefault="00000000" w:rsidRPr="00000000" w14:paraId="000002C0">
            <w:pPr>
              <w:widowControl w:val="0"/>
              <w:spacing w:line="240" w:lineRule="auto"/>
              <w:rPr>
                <w:i w:val="1"/>
                <w:iCs w:val="1"/>
              </w:rPr>
            </w:pPr>
            <w:r w:rsidDel="00000000" w:rsidR="00000000" w:rsidRPr="00000000">
              <w:rPr>
                <w:rtl w:val="0"/>
              </w:rPr>
            </w:r>
          </w:p>
          <w:p w:rsidR="00000000" w:rsidDel="00000000" w:rsidP="00000000" w:rsidRDefault="00000000" w:rsidRPr="00000000" w14:paraId="000002C1">
            <w:pPr>
              <w:widowControl w:val="0"/>
              <w:spacing w:line="240" w:lineRule="auto"/>
              <w:rPr>
                <w:i w:val="1"/>
                <w:iCs w:val="1"/>
              </w:rPr>
            </w:pPr>
            <w:r w:rsidDel="00000000" w:rsidR="00000000" w:rsidRPr="00000000">
              <w:rPr>
                <w:i w:val="1"/>
                <w:iCs w:val="1"/>
                <w:rtl w:val="0"/>
              </w:rPr>
              <w:t xml:space="preserve">The type you're reading is set in</w:t>
            </w:r>
            <w:hyperlink r:id="rId12">
              <w:r w:rsidDel="00000000" w:rsidR="00000000" w:rsidRPr="00000000">
                <w:rPr>
                  <w:i w:val="1"/>
                  <w:iCs w:val="1"/>
                  <w:rtl w:val="0"/>
                </w:rPr>
                <w:t xml:space="preserve"> </w:t>
              </w:r>
            </w:hyperlink>
            <w:hyperlink r:id="rId13">
              <w:r w:rsidDel="00000000" w:rsidR="00000000" w:rsidRPr="00000000">
                <w:rPr>
                  <w:i w:val="1"/>
                  <w:iCs w:val="1"/>
                  <w:color w:val="1264a3"/>
                  <w:rtl w:val="0"/>
                </w:rPr>
                <w:t xml:space="preserve">Sentient</w:t>
              </w:r>
            </w:hyperlink>
            <w:r w:rsidDel="00000000" w:rsidR="00000000" w:rsidRPr="00000000">
              <w:rPr>
                <w:i w:val="1"/>
                <w:iCs w:val="1"/>
                <w:rtl w:val="0"/>
              </w:rPr>
              <w:t xml:space="preserve"> and</w:t>
            </w:r>
            <w:hyperlink r:id="rId14">
              <w:r w:rsidDel="00000000" w:rsidR="00000000" w:rsidRPr="00000000">
                <w:rPr>
                  <w:i w:val="1"/>
                  <w:iCs w:val="1"/>
                  <w:rtl w:val="0"/>
                </w:rPr>
                <w:t xml:space="preserve"> </w:t>
              </w:r>
            </w:hyperlink>
            <w:hyperlink r:id="rId15">
              <w:r w:rsidDel="00000000" w:rsidR="00000000" w:rsidRPr="00000000">
                <w:rPr>
                  <w:i w:val="1"/>
                  <w:iCs w:val="1"/>
                  <w:color w:val="1264a3"/>
                  <w:rtl w:val="0"/>
                </w:rPr>
                <w:t xml:space="preserve">Clash Display</w:t>
              </w:r>
            </w:hyperlink>
            <w:r w:rsidDel="00000000" w:rsidR="00000000" w:rsidRPr="00000000">
              <w:rPr>
                <w:i w:val="1"/>
                <w:iCs w:val="1"/>
                <w:rtl w:val="0"/>
              </w:rPr>
              <w:t xml:space="preserve">, two beautiful typefaces generously made available for free by</w:t>
            </w:r>
            <w:hyperlink r:id="rId16">
              <w:r w:rsidDel="00000000" w:rsidR="00000000" w:rsidRPr="00000000">
                <w:rPr>
                  <w:i w:val="1"/>
                  <w:iCs w:val="1"/>
                  <w:rtl w:val="0"/>
                </w:rPr>
                <w:t xml:space="preserve"> </w:t>
              </w:r>
            </w:hyperlink>
            <w:hyperlink r:id="rId17">
              <w:r w:rsidDel="00000000" w:rsidR="00000000" w:rsidRPr="00000000">
                <w:rPr>
                  <w:i w:val="1"/>
                  <w:iCs w:val="1"/>
                  <w:color w:val="1264a3"/>
                  <w:rtl w:val="0"/>
                </w:rPr>
                <w:t xml:space="preserve">Fontshare</w:t>
              </w:r>
            </w:hyperlink>
            <w:r w:rsidDel="00000000" w:rsidR="00000000" w:rsidRPr="00000000">
              <w:rPr>
                <w:i w:val="1"/>
                <w:iCs w:val="1"/>
                <w:rtl w:val="0"/>
              </w:rPr>
              <w:t xml:space="preserve"> from the Indian Type Foundry — who I thank for making the web a more beautiful place to read. </w:t>
            </w:r>
          </w:p>
        </w:tc>
      </w:tr>
    </w:tbl>
    <w:p w:rsidR="00000000" w:rsidDel="00000000" w:rsidP="00000000" w:rsidRDefault="00000000" w:rsidRPr="00000000" w14:paraId="000002C2">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imi Nguyen" w:id="4" w:date="2026-07-03T08:30:03Z">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@jing.qing.goh.from.businessedge@gt.tech.gov.sg - Hi, in case it wasn't clear in our last meeting, Exit B sits in the early phases of Build &amp; Launch, not in the middle.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figma chart for reference. Let us know if you have questions.</w:t>
      </w:r>
    </w:p>
  </w:comment>
  <w:comment w:author="Mimi Nguyen" w:id="6" w:date="2026-07-01T02:39:25Z">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@jing.qing.goh.from.businessedge@gt.tech.gov.sg - reference for product / operations diagram.</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jing.qing.goh.from.businessedge@gt.tech.gov.sg_</w:t>
      </w:r>
    </w:p>
  </w:comment>
  <w:comment w:author="Mimi Nguyen" w:id="7" w:date="2026-07-03T10:45:04Z">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@mark.ng@gt.tech.gov.sg @quinny.vu@gt.tech.gov.sg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 designer's preference to stay on / taken out of subphase 2. I'm proposing we remove this because it doesn't add a lot to this section and feels out of place.</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quinny.vu@gt.tech.gov.sg_</w:t>
      </w:r>
    </w:p>
  </w:comment>
  <w:comment w:author="Mimi Nguyen" w:id="1" w:date="2026-07-06T00:46:48Z">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@quinny.vu@gt.tech.gov.sg</w:t>
      </w:r>
    </w:p>
  </w:comment>
  <w:comment w:author="Gu Yuyang" w:id="9" w:date="2026-07-01T09:13:40Z">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@quinny.vu@gt.tech.gov.sg check with mimi the contents in this table as it is for the experience discovery part only</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quinny.vu@gt.tech.gov.sg_</w:t>
      </w:r>
    </w:p>
  </w:comment>
  <w:comment w:author="Mimi Nguyen" w:id="10" w:date="2026-07-03T08:43:52Z">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@yuyang.gu@gt.tech.gov.sg changed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_Reassigned to yuyang.gu@gt.tech.gov.sg_</w:t>
      </w:r>
    </w:p>
  </w:comment>
  <w:comment w:author="Mimi Nguyen" w:id="29" w:date="2026-06-23T05:35:51Z">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Quinny's notes - had taken this out as a separate section (04) but I've placed it as a box bc not sure if worth as its own section.</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looks to how to choose a project (not in scope of designer but in scope of higher ups. Context is important.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Likely to be shared by higher ups so important to keep. Internal suggestion to keep it a smaller size bc not as relevant but consider weight since it'll be shared with other group creating their own playbook about QUALIFYING projects.</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IMP. for GTC - Qualifying = whether to take on project or not ~ determines success. Once qualifying, decides whether to commit to project. Commitment to project = show results (should be successful).</w:t>
      </w:r>
    </w:p>
  </w:comment>
  <w:comment w:author="Mimi Nguyen" w:id="34" w:date="2026-06-23T05:36:45Z">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Deprioritise for now but get something in for Fri</w:t>
      </w:r>
    </w:p>
  </w:comment>
  <w:comment w:author="Mimi Nguyen" w:id="16" w:date="2026-06-23T05:38:59Z">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Originally - started as macro (GovTech) and then into GTC, modernisation)</w:t>
      </w:r>
    </w:p>
  </w:comment>
  <w:comment w:author="Mimi Nguyen" w:id="18" w:date="2026-06-23T05:38:59Z">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Originally - started as macro (GovTech) and then into GTC, modernisation)</w:t>
      </w:r>
    </w:p>
  </w:comment>
  <w:comment w:author="Mimi Nguyen" w:id="27" w:date="2026-06-23T05:41:23Z">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Builds context - refers to how designers work in agencies and are expected to work within agency's mandate.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section is to build context - by understanding this upfront, you should care about X (GTC's pov for good discovery). Carrying forward GovTech's way of working, not just the agency - do not be a puppet.</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 as gov't (IMPORTANT POINT): </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work in siloes but cuz experiences all gov't as one. They do not care that we work alone.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AIM FOR DESIGNERS: TO INFLUENCE FROM WITHIN</w:t>
      </w:r>
    </w:p>
  </w:comment>
  <w:comment w:author="Mimi Nguyen" w:id="24" w:date="2026-06-23T05:24:58Z">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 to see if this needs to be moved below "Designing for everyone"</w:t>
      </w:r>
    </w:p>
  </w:comment>
  <w:comment w:author="Mimi Nguyen" w:id="25" w:date="2026-06-23T05:24:58Z">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 to see if this needs to be moved below "Designing for everyone"</w:t>
      </w:r>
    </w:p>
  </w:comment>
  <w:comment w:author="Mimi Nguyen" w:id="2" w:date="2026-07-03T11:41:24Z">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Suggestion for alternative name: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Subphase 1: Discovery by Understanding</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Subphase 2: Discovery by (Rapidly) Creating</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Rationale: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Naming both subphases with "discovery" - helps with remembering that these sections belong under Discovery stage.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"Discovery by [x]" captures the purpose of these subphases quickly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 by Understanding" - the outcome of this phase is to build an understanding.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 by (Rapidly) Creating" - the outcome of this phase is to produce /something/. After validating and solutioning, we create.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 - Subphase 2 rename suggestion: the "rapidly" is up to discretion whether we want to capture the "quickness" of activities in this stage. If so, we remove the parenthesis = "Discovery by Rapidly Creating"</w:t>
      </w:r>
    </w:p>
  </w:comment>
  <w:comment w:author="Mimi Nguyen" w:id="30" w:date="2026-06-23T05:49:10Z">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Very important. Must keep. Likely to be sent. (This entire stage 02 section tbh).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Though, possibility to slim down.</w:t>
      </w:r>
    </w:p>
  </w:comment>
  <w:comment w:author="Quinny Vu" w:id="8" w:date="2026-07-03T06:22:05Z">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Quinny to check again on the artifact, project charter should be here</w:t>
      </w:r>
    </w:p>
  </w:comment>
  <w:comment w:author="Mimi Nguyen" w:id="26" w:date="2026-06-23T05:25:48Z">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Needs to be renamed to convey layers of audience/users.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Process: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First principles' to me? These are the "things that don't change" with whichever agency we work with/ project we're on. (- victoria)</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Point of section- we also do this bc we work in gov't.</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THE LAYERS~ "everyone" = Citizens, operators, process, policy. If policy doesn't work, nothing else will work. &lt;-- see notebook if confused.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GTC - more oversight. To discover real problem.</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FYI - Design for digital first but not digital only (MDDI mandate)</w:t>
      </w:r>
    </w:p>
  </w:comment>
  <w:comment w:author="Mimi Nguyen" w:id="28" w:date="2026-06-23T05:27:42Z">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change to something specifically - this is what GTC Design team does.</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Important section ~ sensitive. Write in a way that gives agency leniency but GTC must have a stance~ be swayed by agency. At the end of the day- must serve the interest of citizens/gov't as a whole. Citizens who experience gov't as a whole.</w:t>
      </w:r>
    </w:p>
  </w:comment>
  <w:comment w:author="Mimi Nguyen" w:id="5" w:date="2026-07-03T10:39:52Z">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@mark.ng@gt.tech.gov.sg please check for language and accuracy.</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mark.ng@gt.tech.gov.sg_</w:t>
      </w:r>
    </w:p>
  </w:comment>
  <w:comment w:author="Mimi Nguyen" w:id="31" w:date="2026-06-23T05:31:10Z">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QQ: "I think the value of prototype is not directly related to the fidelity. I believe it's really depends on what is hypothesis and what we plan to test, with whom. Just because it's easy to build a functional prototype, should we always do this? I also think we should have many different types of prototypes (even physical prototypes if necessary) that communicate different things."</w:t>
      </w:r>
    </w:p>
  </w:comment>
  <w:comment w:author="Mimi Nguyen" w:id="3" w:date="2026-07-03T10:31:03Z">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@mark.ng@gt.tech.gov.sg please double check on wording as per last discussion on AI mockups and functioning prototypes.</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mark.ng@gt.tech.gov.sg_</w:t>
      </w:r>
    </w:p>
  </w:comment>
  <w:comment w:author="Mimi Nguyen" w:id="14" w:date="2026-06-23T05:54:19Z">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Insert diagrams. View other docs for where they may be. At least 2 important versions.</w:t>
      </w:r>
    </w:p>
  </w:comment>
  <w:comment w:author="Mimi Nguyen" w:id="32" w:date="2026-06-23T05:34:21Z">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concrete example here.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During Lighthouse, we actually got a first cut of user stories with prototyping, which was very significant for us, should we add this as well?</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Could be like a validated learning report? not just the feedbacks but our learning + analysis as well from it. So, in the start we have a bunch of hypotheses that we are actually testing and how it was invalidated so it makes it a meaningful prototyping session. Learning report could also include data analytics dashboard, or some sort of data visualization visual?</w:t>
      </w:r>
    </w:p>
  </w:comment>
  <w:comment w:author="Mimi Nguyen" w:id="33" w:date="2026-06-23T05:34:32Z">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 review sections for ordering. Some missing headers</w:t>
      </w:r>
    </w:p>
  </w:comment>
  <w:comment w:author="Mimi Nguyen" w:id="11" w:date="2026-07-03T10:49:55Z">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@mark.ng@gt.tech.gov.sg - is this appropriate wording?</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mark.ng@gt.tech.gov.sg_</w:t>
      </w:r>
    </w:p>
  </w:comment>
  <w:comment w:author="Mimi Nguyen" w:id="0" w:date="2026-07-03T06:29:23Z">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@yuyang.gu@gt.tech.gov.sg To expand intro section.</w:t>
      </w:r>
    </w:p>
  </w:comment>
  <w:comment w:author="Mimi Nguyen" w:id="12" w:date="2026-07-03T10:55:32Z">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@quinny.vu@gt.tech.gov.sg - checking in if we want to be specific about transition. May help designers visualise what comes next? Otherwise I can cross it out.</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quinny.vu@gt.tech.gov.sg_</w:t>
      </w:r>
    </w:p>
  </w:comment>
  <w:comment w:author="Mimi Nguyen" w:id="19" w:date="2026-06-23T05:14:42Z">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Debates on order of content. To share POV first and then explain who we are? We discussed that the "Why we are here" SUPPORTS our POV.</w:t>
      </w:r>
    </w:p>
  </w:comment>
  <w:comment w:author="Mimi Nguyen" w:id="20" w:date="2026-06-23T05:17:15Z">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Notes: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Need clearer context and definition of modernisation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(QQ &amp; mimi)</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Insert quote - "GTC's work sets the conditions for how agencies across Singapore develop their own capabilities”</w:t>
      </w:r>
    </w:p>
  </w:comment>
  <w:comment w:author="Mimi Nguyen" w:id="21" w:date="2026-06-23T05:19:58Z">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 had asked for clearer flow</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Flow: Purpose &gt; Process &gt; Product</w:t>
      </w:r>
    </w:p>
  </w:comment>
  <w:comment w:author="Mimi Nguyen" w:id="22" w:date="2026-06-23T05:22:07Z">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Title - TBC</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Also to state purpose</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Combine with "what we therefore believe" + "What success looks like"</w:t>
      </w:r>
    </w:p>
  </w:comment>
  <w:comment w:author="Mimi Nguyen" w:id="23" w:date="2026-06-23T05:24:07Z">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Mark's edits for consideration</w:t>
      </w:r>
    </w:p>
  </w:comment>
  <w:comment w:author="Mimi Nguyen" w:id="15" w:date="2026-06-23T05:38:27Z">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OK to change title</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Have clear establishment of playbook's purpose.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Meant for designers to build context going into GTC.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Lead/Sr designers. (not explicitely mentioned)</w:t>
      </w:r>
    </w:p>
  </w:comment>
  <w:comment w:author="Mimi Nguyen" w:id="17" w:date="2026-06-23T05:38:27Z">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OK to change title</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Have clear establishment of playbook's purpose. </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Meant for designers to build context going into GTC. </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Lead/Sr designers. (not explicitely mentioned)</w:t>
      </w:r>
    </w:p>
  </w:comment>
  <w:comment w:author="Mimi Nguyen" w:id="13" w:date="2026-07-03T03:34:36Z">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removed the section about visualising and collaborating in Figma as noted in original doc. Up to Mark's discretion.</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Fira Mono">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after="80" w:before="320" w:lineRule="auto"/>
    </w:pPr>
    <w:rPr>
      <w:rFonts w:ascii="Inter" w:cs="Inter" w:eastAsia="Inter" w:hAnsi="Inter"/>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fontshare.com/" TargetMode="External"/><Relationship Id="rId10" Type="http://schemas.openxmlformats.org/officeDocument/2006/relationships/hyperlink" Target="https://www.fontshare.com/fonts/clash-display" TargetMode="External"/><Relationship Id="rId13" Type="http://schemas.openxmlformats.org/officeDocument/2006/relationships/hyperlink" Target="https://www.fontshare.com/fonts/sentient" TargetMode="External"/><Relationship Id="rId12" Type="http://schemas.openxmlformats.org/officeDocument/2006/relationships/hyperlink" Target="https://www.fontshare.com/fonts/sentient"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fontshare.com/fonts/sentient" TargetMode="External"/><Relationship Id="rId15" Type="http://schemas.openxmlformats.org/officeDocument/2006/relationships/hyperlink" Target="https://www.fontshare.com/fonts/clash-display" TargetMode="External"/><Relationship Id="rId14" Type="http://schemas.openxmlformats.org/officeDocument/2006/relationships/hyperlink" Target="https://www.fontshare.com/fonts/clash-display" TargetMode="External"/><Relationship Id="rId17" Type="http://schemas.openxmlformats.org/officeDocument/2006/relationships/hyperlink" Target="https://www.fontshare.com/" TargetMode="External"/><Relationship Id="rId16" Type="http://schemas.openxmlformats.org/officeDocument/2006/relationships/hyperlink" Target="https://www.fontshare.com/"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ww.smartnation.gov.sg/about/our-vision/smart-nation-vision/" TargetMode="External"/><Relationship Id="rId8" Type="http://schemas.openxmlformats.org/officeDocument/2006/relationships/hyperlink" Target="https://www.penguinrandomhouse.com/books/216369/creativity-inc-the-expanded-edition-by-ed-catmull-with-amy-wallac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FiraMono-regular.ttf"/><Relationship Id="rId6"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See Figjam for diagram">
    <vt:lpwstr>See Figjam for diagram</vt:lpwstr>
  </property>
</Properties>
</file>